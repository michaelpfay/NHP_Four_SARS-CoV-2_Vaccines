
<file path=[Content_Types].xml><?xml version="1.0" encoding="utf-8"?>
<Types xmlns="http://schemas.openxmlformats.org/package/2006/content-types">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CDE2F" w14:textId="5AFF30FD" w:rsidR="00210E53" w:rsidRDefault="00FF2FAF" w:rsidP="00FF2FAF">
      <w:pPr>
        <w:pStyle w:val="Title"/>
      </w:pPr>
      <w:r>
        <w:t xml:space="preserve">SAP Report for: </w:t>
      </w:r>
      <w:r w:rsidR="00733CD0" w:rsidRPr="00733CD0">
        <w:t>Assessing Correlates of Protection in Rhesus Macaques Administered Various Vaccine Candidates Designed to Protect Against SARS-CoV-2 Infection</w:t>
      </w:r>
    </w:p>
    <w:p w14:paraId="3B244E0F" w14:textId="7AD366D1" w:rsidR="00733CD0" w:rsidRDefault="00733CD0" w:rsidP="00733CD0"/>
    <w:p w14:paraId="1B1C6A2C" w14:textId="09C47C92" w:rsidR="00733CD0" w:rsidRDefault="00733CD0" w:rsidP="00733CD0">
      <w:r>
        <w:t>Allyson Mateja, Michael Fay</w:t>
      </w:r>
    </w:p>
    <w:p w14:paraId="66A05EB7" w14:textId="618383A7" w:rsidR="00733CD0" w:rsidRDefault="00721A0C" w:rsidP="00733CD0">
      <w:del w:id="0" w:author="Fay, Michael (NIH/NIAID) [E]" w:date="2026-09-24T13:25:00Z" w16du:dateUtc="2026-09-24T17:25:00Z">
        <w:r w:rsidDel="001D5A7A">
          <w:delText>May 27</w:delText>
        </w:r>
      </w:del>
      <w:del w:id="1" w:author="Fay, Michael (NIH/NIAID) [E]" w:date="2026-09-24T13:26:00Z" w16du:dateUtc="2026-09-24T17:26:00Z">
        <w:r w:rsidDel="001D5A7A">
          <w:delText>, 2025</w:delText>
        </w:r>
      </w:del>
      <w:ins w:id="2" w:author="Fay, Michael (NIH/NIAID) [E]" w:date="2026-10-08T11:56:00Z" w16du:dateUtc="2026-10-08T15:56:00Z">
        <w:r w:rsidR="004160A1">
          <w:t>October 8</w:t>
        </w:r>
      </w:ins>
      <w:ins w:id="3" w:author="Fay, Michael (NIH/NIAID) [E]" w:date="2026-09-24T13:26:00Z" w16du:dateUtc="2026-09-24T17:26:00Z">
        <w:r w:rsidR="001D5A7A">
          <w:t>, 2026</w:t>
        </w:r>
      </w:ins>
    </w:p>
    <w:p w14:paraId="388BE91C" w14:textId="54FED9F8" w:rsidR="00733CD0" w:rsidRDefault="00733CD0" w:rsidP="00733CD0"/>
    <w:sdt>
      <w:sdtPr>
        <w:rPr>
          <w:rFonts w:asciiTheme="minorHAnsi" w:eastAsiaTheme="minorHAnsi" w:hAnsiTheme="minorHAnsi" w:cstheme="minorBidi"/>
          <w:color w:val="auto"/>
          <w:sz w:val="22"/>
          <w:szCs w:val="22"/>
        </w:rPr>
        <w:id w:val="399637173"/>
        <w:docPartObj>
          <w:docPartGallery w:val="Table of Contents"/>
          <w:docPartUnique/>
        </w:docPartObj>
      </w:sdtPr>
      <w:sdtEndPr>
        <w:rPr>
          <w:b/>
          <w:bCs/>
          <w:noProof/>
        </w:rPr>
      </w:sdtEndPr>
      <w:sdtContent>
        <w:p w14:paraId="61E36778" w14:textId="76112C99" w:rsidR="00FF2FAF" w:rsidRDefault="00FF2FAF">
          <w:pPr>
            <w:pStyle w:val="TOCHeading"/>
          </w:pPr>
          <w:r>
            <w:t>Contents</w:t>
          </w:r>
        </w:p>
        <w:p w14:paraId="4CF89BB7" w14:textId="14DE180E" w:rsidR="006076D2" w:rsidRDefault="00FF2FA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39630290" w:history="1">
            <w:r w:rsidR="006076D2" w:rsidRPr="00CF3DAD">
              <w:rPr>
                <w:rStyle w:val="Hyperlink"/>
                <w:noProof/>
              </w:rPr>
              <w:t>Summary</w:t>
            </w:r>
            <w:r w:rsidR="006076D2">
              <w:rPr>
                <w:noProof/>
                <w:webHidden/>
              </w:rPr>
              <w:tab/>
            </w:r>
            <w:r w:rsidR="006076D2">
              <w:rPr>
                <w:noProof/>
                <w:webHidden/>
              </w:rPr>
              <w:fldChar w:fldCharType="begin"/>
            </w:r>
            <w:r w:rsidR="006076D2">
              <w:rPr>
                <w:noProof/>
                <w:webHidden/>
              </w:rPr>
              <w:instrText xml:space="preserve"> PAGEREF _Toc139630290 \h </w:instrText>
            </w:r>
            <w:r w:rsidR="006076D2">
              <w:rPr>
                <w:noProof/>
                <w:webHidden/>
              </w:rPr>
            </w:r>
            <w:r w:rsidR="006076D2">
              <w:rPr>
                <w:noProof/>
                <w:webHidden/>
              </w:rPr>
              <w:fldChar w:fldCharType="separate"/>
            </w:r>
            <w:r w:rsidR="006076D2">
              <w:rPr>
                <w:noProof/>
                <w:webHidden/>
              </w:rPr>
              <w:t>1</w:t>
            </w:r>
            <w:r w:rsidR="006076D2">
              <w:rPr>
                <w:noProof/>
                <w:webHidden/>
              </w:rPr>
              <w:fldChar w:fldCharType="end"/>
            </w:r>
          </w:hyperlink>
        </w:p>
        <w:p w14:paraId="787A9C96" w14:textId="2FB5B691" w:rsidR="006076D2" w:rsidRDefault="006076D2">
          <w:pPr>
            <w:pStyle w:val="TOC1"/>
            <w:tabs>
              <w:tab w:val="right" w:leader="dot" w:pos="9350"/>
            </w:tabs>
            <w:rPr>
              <w:rFonts w:eastAsiaTheme="minorEastAsia"/>
              <w:noProof/>
            </w:rPr>
          </w:pPr>
          <w:hyperlink w:anchor="_Toc139630291" w:history="1">
            <w:r w:rsidRPr="00CF3DAD">
              <w:rPr>
                <w:rStyle w:val="Hyperlink"/>
                <w:noProof/>
              </w:rPr>
              <w:t>Introduction: Study Design and Variables of Interest</w:t>
            </w:r>
            <w:r>
              <w:rPr>
                <w:noProof/>
                <w:webHidden/>
              </w:rPr>
              <w:tab/>
            </w:r>
            <w:r>
              <w:rPr>
                <w:noProof/>
                <w:webHidden/>
              </w:rPr>
              <w:fldChar w:fldCharType="begin"/>
            </w:r>
            <w:r>
              <w:rPr>
                <w:noProof/>
                <w:webHidden/>
              </w:rPr>
              <w:instrText xml:space="preserve"> PAGEREF _Toc139630291 \h </w:instrText>
            </w:r>
            <w:r>
              <w:rPr>
                <w:noProof/>
                <w:webHidden/>
              </w:rPr>
            </w:r>
            <w:r>
              <w:rPr>
                <w:noProof/>
                <w:webHidden/>
              </w:rPr>
              <w:fldChar w:fldCharType="separate"/>
            </w:r>
            <w:r>
              <w:rPr>
                <w:noProof/>
                <w:webHidden/>
              </w:rPr>
              <w:t>2</w:t>
            </w:r>
            <w:r>
              <w:rPr>
                <w:noProof/>
                <w:webHidden/>
              </w:rPr>
              <w:fldChar w:fldCharType="end"/>
            </w:r>
          </w:hyperlink>
        </w:p>
        <w:p w14:paraId="12D60FEB" w14:textId="6716FEF3" w:rsidR="006076D2" w:rsidRDefault="006076D2">
          <w:pPr>
            <w:pStyle w:val="TOC1"/>
            <w:tabs>
              <w:tab w:val="right" w:leader="dot" w:pos="9350"/>
            </w:tabs>
            <w:rPr>
              <w:rFonts w:eastAsiaTheme="minorEastAsia"/>
              <w:noProof/>
            </w:rPr>
          </w:pPr>
          <w:hyperlink w:anchor="_Toc139630292" w:history="1">
            <w:r w:rsidRPr="00CF3DAD">
              <w:rPr>
                <w:rStyle w:val="Hyperlink"/>
                <w:noProof/>
              </w:rPr>
              <w:t>Overall Association between Virus Specific Antibody and Viral Load (Section 6.2)</w:t>
            </w:r>
            <w:r>
              <w:rPr>
                <w:noProof/>
                <w:webHidden/>
              </w:rPr>
              <w:tab/>
            </w:r>
            <w:r>
              <w:rPr>
                <w:noProof/>
                <w:webHidden/>
              </w:rPr>
              <w:fldChar w:fldCharType="begin"/>
            </w:r>
            <w:r>
              <w:rPr>
                <w:noProof/>
                <w:webHidden/>
              </w:rPr>
              <w:instrText xml:space="preserve"> PAGEREF _Toc139630292 \h </w:instrText>
            </w:r>
            <w:r>
              <w:rPr>
                <w:noProof/>
                <w:webHidden/>
              </w:rPr>
            </w:r>
            <w:r>
              <w:rPr>
                <w:noProof/>
                <w:webHidden/>
              </w:rPr>
              <w:fldChar w:fldCharType="separate"/>
            </w:r>
            <w:r>
              <w:rPr>
                <w:noProof/>
                <w:webHidden/>
              </w:rPr>
              <w:t>3</w:t>
            </w:r>
            <w:r>
              <w:rPr>
                <w:noProof/>
                <w:webHidden/>
              </w:rPr>
              <w:fldChar w:fldCharType="end"/>
            </w:r>
          </w:hyperlink>
        </w:p>
        <w:p w14:paraId="392D73BA" w14:textId="4DFABA71" w:rsidR="006076D2" w:rsidRDefault="006076D2">
          <w:pPr>
            <w:pStyle w:val="TOC1"/>
            <w:tabs>
              <w:tab w:val="right" w:leader="dot" w:pos="9350"/>
            </w:tabs>
            <w:rPr>
              <w:rFonts w:eastAsiaTheme="minorEastAsia"/>
              <w:noProof/>
            </w:rPr>
          </w:pPr>
          <w:hyperlink w:anchor="_Toc139630293" w:history="1">
            <w:r w:rsidRPr="00CF3DAD">
              <w:rPr>
                <w:rStyle w:val="Hyperlink"/>
                <w:noProof/>
              </w:rPr>
              <w:t>Dose Response of Vaccine Product on Virus Specific Antibody (Section 6.3)</w:t>
            </w:r>
            <w:r>
              <w:rPr>
                <w:noProof/>
                <w:webHidden/>
              </w:rPr>
              <w:tab/>
            </w:r>
            <w:r>
              <w:rPr>
                <w:noProof/>
                <w:webHidden/>
              </w:rPr>
              <w:fldChar w:fldCharType="begin"/>
            </w:r>
            <w:r>
              <w:rPr>
                <w:noProof/>
                <w:webHidden/>
              </w:rPr>
              <w:instrText xml:space="preserve"> PAGEREF _Toc139630293 \h </w:instrText>
            </w:r>
            <w:r>
              <w:rPr>
                <w:noProof/>
                <w:webHidden/>
              </w:rPr>
            </w:r>
            <w:r>
              <w:rPr>
                <w:noProof/>
                <w:webHidden/>
              </w:rPr>
              <w:fldChar w:fldCharType="separate"/>
            </w:r>
            <w:r>
              <w:rPr>
                <w:noProof/>
                <w:webHidden/>
              </w:rPr>
              <w:t>4</w:t>
            </w:r>
            <w:r>
              <w:rPr>
                <w:noProof/>
                <w:webHidden/>
              </w:rPr>
              <w:fldChar w:fldCharType="end"/>
            </w:r>
          </w:hyperlink>
        </w:p>
        <w:p w14:paraId="1FBD79BE" w14:textId="4A1FFE55" w:rsidR="006076D2" w:rsidRDefault="006076D2">
          <w:pPr>
            <w:pStyle w:val="TOC1"/>
            <w:tabs>
              <w:tab w:val="right" w:leader="dot" w:pos="9350"/>
            </w:tabs>
            <w:rPr>
              <w:rFonts w:eastAsiaTheme="minorEastAsia"/>
              <w:noProof/>
            </w:rPr>
          </w:pPr>
          <w:hyperlink w:anchor="_Toc139630294" w:history="1">
            <w:r w:rsidRPr="00CF3DAD">
              <w:rPr>
                <w:rStyle w:val="Hyperlink"/>
                <w:noProof/>
              </w:rPr>
              <w:t>Dose Response of Vaccine Product on Post Challenge Viral Load (Section 6.3)</w:t>
            </w:r>
            <w:r>
              <w:rPr>
                <w:noProof/>
                <w:webHidden/>
              </w:rPr>
              <w:tab/>
            </w:r>
            <w:r>
              <w:rPr>
                <w:noProof/>
                <w:webHidden/>
              </w:rPr>
              <w:fldChar w:fldCharType="begin"/>
            </w:r>
            <w:r>
              <w:rPr>
                <w:noProof/>
                <w:webHidden/>
              </w:rPr>
              <w:instrText xml:space="preserve"> PAGEREF _Toc139630294 \h </w:instrText>
            </w:r>
            <w:r>
              <w:rPr>
                <w:noProof/>
                <w:webHidden/>
              </w:rPr>
            </w:r>
            <w:r>
              <w:rPr>
                <w:noProof/>
                <w:webHidden/>
              </w:rPr>
              <w:fldChar w:fldCharType="separate"/>
            </w:r>
            <w:r>
              <w:rPr>
                <w:noProof/>
                <w:webHidden/>
              </w:rPr>
              <w:t>6</w:t>
            </w:r>
            <w:r>
              <w:rPr>
                <w:noProof/>
                <w:webHidden/>
              </w:rPr>
              <w:fldChar w:fldCharType="end"/>
            </w:r>
          </w:hyperlink>
        </w:p>
        <w:p w14:paraId="42F43954" w14:textId="3933445D" w:rsidR="006076D2" w:rsidRDefault="006076D2">
          <w:pPr>
            <w:pStyle w:val="TOC1"/>
            <w:tabs>
              <w:tab w:val="right" w:leader="dot" w:pos="9350"/>
            </w:tabs>
            <w:rPr>
              <w:rFonts w:eastAsiaTheme="minorEastAsia"/>
              <w:noProof/>
            </w:rPr>
          </w:pPr>
          <w:hyperlink w:anchor="_Toc139630295" w:history="1">
            <w:r w:rsidRPr="00CF3DAD">
              <w:rPr>
                <w:rStyle w:val="Hyperlink"/>
                <w:noProof/>
              </w:rPr>
              <w:t>Prediction of Post-Challenge Outcome with Single Immune Correlate (Section 6.4)</w:t>
            </w:r>
            <w:r>
              <w:rPr>
                <w:noProof/>
                <w:webHidden/>
              </w:rPr>
              <w:tab/>
            </w:r>
            <w:r>
              <w:rPr>
                <w:noProof/>
                <w:webHidden/>
              </w:rPr>
              <w:fldChar w:fldCharType="begin"/>
            </w:r>
            <w:r>
              <w:rPr>
                <w:noProof/>
                <w:webHidden/>
              </w:rPr>
              <w:instrText xml:space="preserve"> PAGEREF _Toc139630295 \h </w:instrText>
            </w:r>
            <w:r>
              <w:rPr>
                <w:noProof/>
                <w:webHidden/>
              </w:rPr>
            </w:r>
            <w:r>
              <w:rPr>
                <w:noProof/>
                <w:webHidden/>
              </w:rPr>
              <w:fldChar w:fldCharType="separate"/>
            </w:r>
            <w:r>
              <w:rPr>
                <w:noProof/>
                <w:webHidden/>
              </w:rPr>
              <w:t>8</w:t>
            </w:r>
            <w:r>
              <w:rPr>
                <w:noProof/>
                <w:webHidden/>
              </w:rPr>
              <w:fldChar w:fldCharType="end"/>
            </w:r>
          </w:hyperlink>
        </w:p>
        <w:p w14:paraId="2E48140C" w14:textId="5F8ECC1D" w:rsidR="006076D2" w:rsidRDefault="006076D2">
          <w:pPr>
            <w:pStyle w:val="TOC1"/>
            <w:tabs>
              <w:tab w:val="right" w:leader="dot" w:pos="9350"/>
            </w:tabs>
            <w:rPr>
              <w:rFonts w:eastAsiaTheme="minorEastAsia"/>
              <w:noProof/>
            </w:rPr>
          </w:pPr>
          <w:hyperlink w:anchor="_Toc139630296" w:history="1">
            <w:r w:rsidRPr="00CF3DAD">
              <w:rPr>
                <w:rStyle w:val="Hyperlink"/>
                <w:noProof/>
              </w:rPr>
              <w:t>Percent of Variance Explained by Immune Correlates (Section 6.5)</w:t>
            </w:r>
            <w:r>
              <w:rPr>
                <w:noProof/>
                <w:webHidden/>
              </w:rPr>
              <w:tab/>
            </w:r>
            <w:r>
              <w:rPr>
                <w:noProof/>
                <w:webHidden/>
              </w:rPr>
              <w:fldChar w:fldCharType="begin"/>
            </w:r>
            <w:r>
              <w:rPr>
                <w:noProof/>
                <w:webHidden/>
              </w:rPr>
              <w:instrText xml:space="preserve"> PAGEREF _Toc139630296 \h </w:instrText>
            </w:r>
            <w:r>
              <w:rPr>
                <w:noProof/>
                <w:webHidden/>
              </w:rPr>
            </w:r>
            <w:r>
              <w:rPr>
                <w:noProof/>
                <w:webHidden/>
              </w:rPr>
              <w:fldChar w:fldCharType="separate"/>
            </w:r>
            <w:r>
              <w:rPr>
                <w:noProof/>
                <w:webHidden/>
              </w:rPr>
              <w:t>9</w:t>
            </w:r>
            <w:r>
              <w:rPr>
                <w:noProof/>
                <w:webHidden/>
              </w:rPr>
              <w:fldChar w:fldCharType="end"/>
            </w:r>
          </w:hyperlink>
        </w:p>
        <w:p w14:paraId="1E35E39B" w14:textId="6265BE77" w:rsidR="006076D2" w:rsidRDefault="006076D2">
          <w:pPr>
            <w:pStyle w:val="TOC1"/>
            <w:tabs>
              <w:tab w:val="right" w:leader="dot" w:pos="9350"/>
            </w:tabs>
            <w:rPr>
              <w:rFonts w:eastAsiaTheme="minorEastAsia"/>
              <w:noProof/>
            </w:rPr>
          </w:pPr>
          <w:hyperlink w:anchor="_Toc139630297" w:history="1">
            <w:r w:rsidRPr="00CF3DAD">
              <w:rPr>
                <w:rStyle w:val="Hyperlink"/>
                <w:noProof/>
              </w:rPr>
              <w:t>Percent of Variance Explained by Vaccine Type and Immune Correlates (Section 6.6)</w:t>
            </w:r>
            <w:r>
              <w:rPr>
                <w:noProof/>
                <w:webHidden/>
              </w:rPr>
              <w:tab/>
            </w:r>
            <w:r>
              <w:rPr>
                <w:noProof/>
                <w:webHidden/>
              </w:rPr>
              <w:fldChar w:fldCharType="begin"/>
            </w:r>
            <w:r>
              <w:rPr>
                <w:noProof/>
                <w:webHidden/>
              </w:rPr>
              <w:instrText xml:space="preserve"> PAGEREF _Toc139630297 \h </w:instrText>
            </w:r>
            <w:r>
              <w:rPr>
                <w:noProof/>
                <w:webHidden/>
              </w:rPr>
            </w:r>
            <w:r>
              <w:rPr>
                <w:noProof/>
                <w:webHidden/>
              </w:rPr>
              <w:fldChar w:fldCharType="separate"/>
            </w:r>
            <w:r>
              <w:rPr>
                <w:noProof/>
                <w:webHidden/>
              </w:rPr>
              <w:t>10</w:t>
            </w:r>
            <w:r>
              <w:rPr>
                <w:noProof/>
                <w:webHidden/>
              </w:rPr>
              <w:fldChar w:fldCharType="end"/>
            </w:r>
          </w:hyperlink>
        </w:p>
        <w:p w14:paraId="14698395" w14:textId="5D5EBFCC" w:rsidR="006076D2" w:rsidRDefault="006076D2">
          <w:pPr>
            <w:pStyle w:val="TOC1"/>
            <w:tabs>
              <w:tab w:val="right" w:leader="dot" w:pos="9350"/>
            </w:tabs>
            <w:rPr>
              <w:rFonts w:eastAsiaTheme="minorEastAsia"/>
              <w:noProof/>
            </w:rPr>
          </w:pPr>
          <w:hyperlink w:anchor="_Toc139630298" w:history="1">
            <w:r w:rsidRPr="00CF3DAD">
              <w:rPr>
                <w:rStyle w:val="Hyperlink"/>
                <w:noProof/>
              </w:rPr>
              <w:t>Possible Future Work: Studying Two Immune Correlates at Once (Section 6.7)</w:t>
            </w:r>
            <w:r>
              <w:rPr>
                <w:noProof/>
                <w:webHidden/>
              </w:rPr>
              <w:tab/>
            </w:r>
            <w:r>
              <w:rPr>
                <w:noProof/>
                <w:webHidden/>
              </w:rPr>
              <w:fldChar w:fldCharType="begin"/>
            </w:r>
            <w:r>
              <w:rPr>
                <w:noProof/>
                <w:webHidden/>
              </w:rPr>
              <w:instrText xml:space="preserve"> PAGEREF _Toc139630298 \h </w:instrText>
            </w:r>
            <w:r>
              <w:rPr>
                <w:noProof/>
                <w:webHidden/>
              </w:rPr>
            </w:r>
            <w:r>
              <w:rPr>
                <w:noProof/>
                <w:webHidden/>
              </w:rPr>
              <w:fldChar w:fldCharType="separate"/>
            </w:r>
            <w:r>
              <w:rPr>
                <w:noProof/>
                <w:webHidden/>
              </w:rPr>
              <w:t>11</w:t>
            </w:r>
            <w:r>
              <w:rPr>
                <w:noProof/>
                <w:webHidden/>
              </w:rPr>
              <w:fldChar w:fldCharType="end"/>
            </w:r>
          </w:hyperlink>
        </w:p>
        <w:p w14:paraId="2EE9AF8A" w14:textId="71F38E30" w:rsidR="006076D2" w:rsidRDefault="006076D2">
          <w:pPr>
            <w:pStyle w:val="TOC1"/>
            <w:tabs>
              <w:tab w:val="right" w:leader="dot" w:pos="9350"/>
            </w:tabs>
            <w:rPr>
              <w:rFonts w:eastAsiaTheme="minorEastAsia"/>
              <w:noProof/>
            </w:rPr>
          </w:pPr>
          <w:hyperlink w:anchor="_Toc139630299" w:history="1">
            <w:r w:rsidRPr="00CF3DAD">
              <w:rPr>
                <w:rStyle w:val="Hyperlink"/>
                <w:noProof/>
              </w:rPr>
              <w:t>Cross Validation Prediction Using Vaccine Product (Section 6.8)</w:t>
            </w:r>
            <w:r>
              <w:rPr>
                <w:noProof/>
                <w:webHidden/>
              </w:rPr>
              <w:tab/>
            </w:r>
            <w:r>
              <w:rPr>
                <w:noProof/>
                <w:webHidden/>
              </w:rPr>
              <w:fldChar w:fldCharType="begin"/>
            </w:r>
            <w:r>
              <w:rPr>
                <w:noProof/>
                <w:webHidden/>
              </w:rPr>
              <w:instrText xml:space="preserve"> PAGEREF _Toc139630299 \h </w:instrText>
            </w:r>
            <w:r>
              <w:rPr>
                <w:noProof/>
                <w:webHidden/>
              </w:rPr>
            </w:r>
            <w:r>
              <w:rPr>
                <w:noProof/>
                <w:webHidden/>
              </w:rPr>
              <w:fldChar w:fldCharType="separate"/>
            </w:r>
            <w:r>
              <w:rPr>
                <w:noProof/>
                <w:webHidden/>
              </w:rPr>
              <w:t>12</w:t>
            </w:r>
            <w:r>
              <w:rPr>
                <w:noProof/>
                <w:webHidden/>
              </w:rPr>
              <w:fldChar w:fldCharType="end"/>
            </w:r>
          </w:hyperlink>
        </w:p>
        <w:p w14:paraId="560014C0" w14:textId="01245EF6" w:rsidR="006076D2" w:rsidRDefault="006076D2">
          <w:pPr>
            <w:pStyle w:val="TOC1"/>
            <w:tabs>
              <w:tab w:val="right" w:leader="dot" w:pos="9350"/>
            </w:tabs>
            <w:rPr>
              <w:rFonts w:eastAsiaTheme="minorEastAsia"/>
              <w:noProof/>
            </w:rPr>
          </w:pPr>
          <w:hyperlink w:anchor="_Toc139630300" w:history="1">
            <w:r w:rsidRPr="00CF3DAD">
              <w:rPr>
                <w:rStyle w:val="Hyperlink"/>
                <w:noProof/>
              </w:rPr>
              <w:t>Possible Future Work: Comparison with the Human Correlates Studies (Section 6.9)</w:t>
            </w:r>
            <w:r>
              <w:rPr>
                <w:noProof/>
                <w:webHidden/>
              </w:rPr>
              <w:tab/>
            </w:r>
            <w:r>
              <w:rPr>
                <w:noProof/>
                <w:webHidden/>
              </w:rPr>
              <w:fldChar w:fldCharType="begin"/>
            </w:r>
            <w:r>
              <w:rPr>
                <w:noProof/>
                <w:webHidden/>
              </w:rPr>
              <w:instrText xml:space="preserve"> PAGEREF _Toc139630300 \h </w:instrText>
            </w:r>
            <w:r>
              <w:rPr>
                <w:noProof/>
                <w:webHidden/>
              </w:rPr>
            </w:r>
            <w:r>
              <w:rPr>
                <w:noProof/>
                <w:webHidden/>
              </w:rPr>
              <w:fldChar w:fldCharType="separate"/>
            </w:r>
            <w:r>
              <w:rPr>
                <w:noProof/>
                <w:webHidden/>
              </w:rPr>
              <w:t>13</w:t>
            </w:r>
            <w:r>
              <w:rPr>
                <w:noProof/>
                <w:webHidden/>
              </w:rPr>
              <w:fldChar w:fldCharType="end"/>
            </w:r>
          </w:hyperlink>
        </w:p>
        <w:p w14:paraId="5C28FEDD" w14:textId="66ECF75F" w:rsidR="006076D2" w:rsidRDefault="006076D2">
          <w:pPr>
            <w:pStyle w:val="TOC1"/>
            <w:tabs>
              <w:tab w:val="right" w:leader="dot" w:pos="9350"/>
            </w:tabs>
            <w:rPr>
              <w:rFonts w:eastAsiaTheme="minorEastAsia"/>
              <w:noProof/>
            </w:rPr>
          </w:pPr>
          <w:hyperlink w:anchor="_Toc139630301" w:history="1">
            <w:r w:rsidRPr="00CF3DAD">
              <w:rPr>
                <w:rStyle w:val="Hyperlink"/>
                <w:noProof/>
              </w:rPr>
              <w:t>Possible Future Work: Machine Learning Approach (Section 6.10)</w:t>
            </w:r>
            <w:r>
              <w:rPr>
                <w:noProof/>
                <w:webHidden/>
              </w:rPr>
              <w:tab/>
            </w:r>
            <w:r>
              <w:rPr>
                <w:noProof/>
                <w:webHidden/>
              </w:rPr>
              <w:fldChar w:fldCharType="begin"/>
            </w:r>
            <w:r>
              <w:rPr>
                <w:noProof/>
                <w:webHidden/>
              </w:rPr>
              <w:instrText xml:space="preserve"> PAGEREF _Toc139630301 \h </w:instrText>
            </w:r>
            <w:r>
              <w:rPr>
                <w:noProof/>
                <w:webHidden/>
              </w:rPr>
            </w:r>
            <w:r>
              <w:rPr>
                <w:noProof/>
                <w:webHidden/>
              </w:rPr>
              <w:fldChar w:fldCharType="separate"/>
            </w:r>
            <w:r>
              <w:rPr>
                <w:noProof/>
                <w:webHidden/>
              </w:rPr>
              <w:t>13</w:t>
            </w:r>
            <w:r>
              <w:rPr>
                <w:noProof/>
                <w:webHidden/>
              </w:rPr>
              <w:fldChar w:fldCharType="end"/>
            </w:r>
          </w:hyperlink>
        </w:p>
        <w:p w14:paraId="6C055CC1" w14:textId="2BC63A74" w:rsidR="00FF2FAF" w:rsidRDefault="00FF2FAF">
          <w:r>
            <w:rPr>
              <w:b/>
              <w:bCs/>
              <w:noProof/>
            </w:rPr>
            <w:fldChar w:fldCharType="end"/>
          </w:r>
        </w:p>
      </w:sdtContent>
    </w:sdt>
    <w:p w14:paraId="4FFCEA64" w14:textId="52ADF8FE" w:rsidR="00FF2FAF" w:rsidRDefault="00FF2FAF" w:rsidP="00FF2FAF">
      <w:pPr>
        <w:pStyle w:val="Heading1"/>
      </w:pPr>
      <w:bookmarkStart w:id="4" w:name="_Toc139630290"/>
      <w:r>
        <w:t>Summary</w:t>
      </w:r>
      <w:bookmarkEnd w:id="4"/>
    </w:p>
    <w:p w14:paraId="7735FEAA" w14:textId="159AB55D" w:rsidR="00FF2FAF" w:rsidRDefault="00FF2FAF" w:rsidP="00FF2FAF"/>
    <w:p w14:paraId="61550481" w14:textId="2AB793A3" w:rsidR="00C14F3A" w:rsidRDefault="00C713D8" w:rsidP="00DF32E3">
      <w:r>
        <w:t xml:space="preserve">The focus of this report is predicting viral response to </w:t>
      </w:r>
      <w:r w:rsidR="00AA16F0">
        <w:t>SARS-CoV-2</w:t>
      </w:r>
      <w:r>
        <w:t xml:space="preserve"> challenge in nonhuman primates </w:t>
      </w:r>
      <w:r w:rsidR="007D7416">
        <w:t xml:space="preserve">(NHPs) </w:t>
      </w:r>
      <w:r w:rsidR="0015106F">
        <w:t xml:space="preserve">immunized with </w:t>
      </w:r>
      <w:r>
        <w:t xml:space="preserve">one of 4 vaccine types or placebo using antigen-specific antibody measurements. The study design </w:t>
      </w:r>
      <w:r w:rsidR="001227F7">
        <w:t>included a</w:t>
      </w:r>
      <w:r>
        <w:t xml:space="preserve"> range of doses for each vaccine type </w:t>
      </w:r>
      <w:r w:rsidR="00507CA5">
        <w:t>to provide</w:t>
      </w:r>
      <w:r>
        <w:t xml:space="preserve"> a range of antibody measurements for each vaccine. We </w:t>
      </w:r>
      <w:r w:rsidR="00507CA5">
        <w:t xml:space="preserve">examined </w:t>
      </w:r>
      <w:r>
        <w:t xml:space="preserve">8 different antibody measurements and 12 </w:t>
      </w:r>
      <w:r>
        <w:lastRenderedPageBreak/>
        <w:t>different viral load measurements explore</w:t>
      </w:r>
      <w:r w:rsidR="6751A96C">
        <w:t>d</w:t>
      </w:r>
      <w:r>
        <w:t xml:space="preserve"> </w:t>
      </w:r>
      <w:r w:rsidR="00895440">
        <w:t xml:space="preserve">in </w:t>
      </w:r>
      <w:r w:rsidR="055AA408">
        <w:t>statistical</w:t>
      </w:r>
      <w:r>
        <w:t xml:space="preserve"> models for each combination. Many of the antibody measurements predict</w:t>
      </w:r>
      <w:r w:rsidR="00850ADC">
        <w:t>ed</w:t>
      </w:r>
      <w:r>
        <w:t xml:space="preserve"> viral load</w:t>
      </w:r>
      <w:r w:rsidR="004B7796">
        <w:t xml:space="preserve"> well</w:t>
      </w:r>
      <w:r>
        <w:t xml:space="preserve"> </w:t>
      </w:r>
      <w:r w:rsidR="00C610E5">
        <w:t>and</w:t>
      </w:r>
      <w:r w:rsidR="00134BEC">
        <w:t xml:space="preserve"> </w:t>
      </w:r>
      <w:r w:rsidR="00540EC6">
        <w:t>the</w:t>
      </w:r>
      <w:r>
        <w:t xml:space="preserve"> best </w:t>
      </w:r>
      <w:r w:rsidR="00C610E5">
        <w:t xml:space="preserve">fit of the 96 models </w:t>
      </w:r>
      <w:r w:rsidR="00581B3A">
        <w:t xml:space="preserve">had </w:t>
      </w:r>
      <w:r w:rsidR="00C610E5">
        <w:t>the</w:t>
      </w:r>
      <w:r w:rsidR="006B6D8C">
        <w:t xml:space="preserve"> presentation of </w:t>
      </w:r>
      <w:r w:rsidR="006076D2">
        <w:t>antibodies as log-transformed</w:t>
      </w:r>
      <w:r w:rsidR="00722B0F">
        <w:t xml:space="preserve"> MN</w:t>
      </w:r>
      <w:r w:rsidR="00722B0F" w:rsidRPr="00D50FC6">
        <w:rPr>
          <w:vertAlign w:val="subscript"/>
        </w:rPr>
        <w:t>50</w:t>
      </w:r>
      <w:r w:rsidR="006076D2">
        <w:t xml:space="preserve"> </w:t>
      </w:r>
      <w:r w:rsidR="00CE10BA">
        <w:t xml:space="preserve"> values  </w:t>
      </w:r>
      <w:r w:rsidR="00FE1EB4">
        <w:t>as determined by</w:t>
      </w:r>
      <w:r w:rsidR="00635461">
        <w:t xml:space="preserve"> </w:t>
      </w:r>
      <w:r w:rsidR="006076D2">
        <w:t>m</w:t>
      </w:r>
      <w:r w:rsidR="006076D2" w:rsidRPr="00205D04">
        <w:t>icroneutralization assay</w:t>
      </w:r>
      <w:r w:rsidR="006076D2">
        <w:t xml:space="preserve"> </w:t>
      </w:r>
      <w:r w:rsidR="70B3825E">
        <w:t>(MN)</w:t>
      </w:r>
      <w:r w:rsidR="006076D2">
        <w:t xml:space="preserve"> on the day of challenge </w:t>
      </w:r>
      <w:r w:rsidR="002273F1">
        <w:t xml:space="preserve">and </w:t>
      </w:r>
      <w:r w:rsidR="00C610E5">
        <w:t xml:space="preserve"> predicted</w:t>
      </w:r>
      <w:r w:rsidR="006076D2">
        <w:t xml:space="preserve"> the viral load </w:t>
      </w:r>
      <w:r w:rsidR="00CC618B">
        <w:t xml:space="preserve">in BAL </w:t>
      </w:r>
      <w:r w:rsidR="009674E3">
        <w:t>measured</w:t>
      </w:r>
      <w:r w:rsidR="00C610E5">
        <w:t xml:space="preserve"> repeatedly</w:t>
      </w:r>
      <w:r w:rsidR="009674E3">
        <w:t xml:space="preserve"> </w:t>
      </w:r>
      <w:r w:rsidR="00BA6419">
        <w:t xml:space="preserve">using </w:t>
      </w:r>
      <w:r w:rsidR="00BA6419" w:rsidRPr="00600376">
        <w:t>RT-qPCR of Nucleocapsid Gene Segment N1</w:t>
      </w:r>
      <w:r w:rsidR="00EB5B89">
        <w:t xml:space="preserve"> and</w:t>
      </w:r>
      <w:r w:rsidR="00C610E5">
        <w:t xml:space="preserve"> summarized using area under the curve (AUC).  T</w:t>
      </w:r>
      <w:r w:rsidR="00DF32E3">
        <w:t>h</w:t>
      </w:r>
      <w:r w:rsidR="00543F94">
        <w:t>e</w:t>
      </w:r>
      <w:r w:rsidR="00DF32E3">
        <w:t xml:space="preserve"> </w:t>
      </w:r>
      <w:r w:rsidR="00C610E5">
        <w:t xml:space="preserve">model fit and 95% confidence region </w:t>
      </w:r>
      <w:r w:rsidR="00750EC8">
        <w:t xml:space="preserve"> for th</w:t>
      </w:r>
      <w:r w:rsidR="00C610E5">
        <w:t>at</w:t>
      </w:r>
      <w:r w:rsidR="00750EC8">
        <w:t xml:space="preserve"> </w:t>
      </w:r>
      <w:r w:rsidR="00DF32E3">
        <w:t>model</w:t>
      </w:r>
      <w:r w:rsidR="006076D2">
        <w:t xml:space="preserve"> </w:t>
      </w:r>
      <w:r>
        <w:t xml:space="preserve">is </w:t>
      </w:r>
      <w:r w:rsidR="00507CA5">
        <w:t xml:space="preserve">shown </w:t>
      </w:r>
      <w:r>
        <w:t xml:space="preserve">graphically in Figure 6.4.2. </w:t>
      </w:r>
      <w:r w:rsidR="004B7796">
        <w:t xml:space="preserve"> </w:t>
      </w:r>
      <w:r w:rsidR="00AF77D9">
        <w:t>All m</w:t>
      </w:r>
      <w:r w:rsidR="00540EC6">
        <w:t xml:space="preserve">odels </w:t>
      </w:r>
      <w:r w:rsidR="00F40372">
        <w:t>using</w:t>
      </w:r>
      <w:r w:rsidR="00AD1C9D">
        <w:t xml:space="preserve"> </w:t>
      </w:r>
      <w:r w:rsidR="00540EC6">
        <w:t xml:space="preserve"> </w:t>
      </w:r>
      <w:r w:rsidR="0058787D">
        <w:t xml:space="preserve">only a single type of </w:t>
      </w:r>
      <w:r w:rsidR="004B7796">
        <w:t xml:space="preserve"> antibody measurement</w:t>
      </w:r>
      <w:r w:rsidR="00612A74">
        <w:t xml:space="preserve"> (i.e., one of the 8 different types of antibody measurements) </w:t>
      </w:r>
      <w:r w:rsidR="00540EC6">
        <w:t xml:space="preserve"> only</w:t>
      </w:r>
      <w:r w:rsidR="004B7796">
        <w:t xml:space="preserve"> predict</w:t>
      </w:r>
      <w:r w:rsidR="004715AC">
        <w:t>ed</w:t>
      </w:r>
      <w:r w:rsidR="004B7796">
        <w:t xml:space="preserve"> a</w:t>
      </w:r>
      <w:r w:rsidR="00AF77D9">
        <w:t>t least 50%</w:t>
      </w:r>
      <w:r w:rsidR="00DA610D">
        <w:t xml:space="preserve"> </w:t>
      </w:r>
      <w:r w:rsidR="004B7796">
        <w:t>of the variability</w:t>
      </w:r>
      <w:r w:rsidR="00540EC6">
        <w:t xml:space="preserve"> of the viral load measurement</w:t>
      </w:r>
      <w:r w:rsidR="004B7796">
        <w:t xml:space="preserve"> </w:t>
      </w:r>
      <w:r w:rsidR="00540EC6">
        <w:t>compared</w:t>
      </w:r>
      <w:r w:rsidR="004B7796">
        <w:t xml:space="preserve"> to </w:t>
      </w:r>
      <w:r w:rsidR="00540EC6">
        <w:t xml:space="preserve">the </w:t>
      </w:r>
      <w:r w:rsidR="004B7796">
        <w:t>models that include</w:t>
      </w:r>
      <w:r w:rsidR="004715AC">
        <w:t>d</w:t>
      </w:r>
      <w:r w:rsidR="004B7796">
        <w:t xml:space="preserve"> vaccine type and dose</w:t>
      </w:r>
      <w:r w:rsidR="00DA69BB">
        <w:t xml:space="preserve"> in addition to </w:t>
      </w:r>
      <w:r w:rsidR="00F7077B">
        <w:t>the</w:t>
      </w:r>
      <w:r w:rsidR="00B450FF">
        <w:t xml:space="preserve"> singl</w:t>
      </w:r>
      <w:r w:rsidR="0011502C">
        <w:t>e antibody measurement</w:t>
      </w:r>
      <w:r w:rsidR="00F42542">
        <w:t xml:space="preserve">. For the </w:t>
      </w:r>
      <w:r w:rsidR="0098573D">
        <w:t xml:space="preserve">same </w:t>
      </w:r>
      <w:r w:rsidR="00F42542">
        <w:t>viral load/antibody combination</w:t>
      </w:r>
      <w:r w:rsidR="0098573D">
        <w:t xml:space="preserve"> reference</w:t>
      </w:r>
      <w:r w:rsidR="00036538">
        <w:t>d</w:t>
      </w:r>
      <w:r w:rsidR="0098573D">
        <w:t xml:space="preserve"> above</w:t>
      </w:r>
      <w:r w:rsidR="00540EC6">
        <w:t>, the</w:t>
      </w:r>
      <w:r w:rsidR="00F42542">
        <w:t xml:space="preserve"> </w:t>
      </w:r>
      <w:r w:rsidR="00C80128">
        <w:t xml:space="preserve">model with only antibody </w:t>
      </w:r>
      <w:r w:rsidR="004715AC">
        <w:t xml:space="preserve">explained </w:t>
      </w:r>
      <w:r w:rsidR="00F42542">
        <w:t>98.2% (95% CI: 96.63%, 100%)</w:t>
      </w:r>
      <w:r w:rsidR="00C80128">
        <w:t xml:space="preserve"> of the variance compared to a model that additionally </w:t>
      </w:r>
      <w:r w:rsidR="004715AC">
        <w:t xml:space="preserve">allowed </w:t>
      </w:r>
      <w:r w:rsidR="00C80128">
        <w:t xml:space="preserve">different linear </w:t>
      </w:r>
      <w:r w:rsidR="009C6F5F">
        <w:t xml:space="preserve">dose </w:t>
      </w:r>
      <w:r w:rsidR="00C80128">
        <w:t>effects for each vaccine</w:t>
      </w:r>
      <w:r w:rsidR="004B7796">
        <w:t xml:space="preserve">. </w:t>
      </w:r>
      <w:r w:rsidR="00780B09">
        <w:t>To mimic how the antibody might be used as a correlate of protection, for each vaccine type we consider</w:t>
      </w:r>
      <w:r w:rsidR="007D7416">
        <w:t>ed</w:t>
      </w:r>
      <w:r w:rsidR="00780B09">
        <w:t xml:space="preserve"> using the other 3 vaccine types to build a prediction model for viral load for NHPs given that vaccine, and see how well that prediction model agrees with the actual viral load </w:t>
      </w:r>
      <w:r w:rsidR="00471D68">
        <w:t>measu</w:t>
      </w:r>
      <w:r w:rsidR="00BD0404">
        <w:t>red</w:t>
      </w:r>
      <w:r w:rsidR="00471D68">
        <w:t xml:space="preserve"> </w:t>
      </w:r>
      <w:r w:rsidR="00FF3B39">
        <w:t>in</w:t>
      </w:r>
      <w:r w:rsidR="00471D68">
        <w:t xml:space="preserve"> </w:t>
      </w:r>
      <w:r w:rsidR="00780B09">
        <w:t xml:space="preserve">the NHPs </w:t>
      </w:r>
      <w:r w:rsidR="00FF3B39">
        <w:t>immunized</w:t>
      </w:r>
      <w:r w:rsidR="0064735F">
        <w:t xml:space="preserve"> with</w:t>
      </w:r>
      <w:r w:rsidR="00FF3B39">
        <w:t xml:space="preserve"> </w:t>
      </w:r>
      <w:r w:rsidR="00780B09">
        <w:t xml:space="preserve">that </w:t>
      </w:r>
      <w:r w:rsidR="0064735F">
        <w:t xml:space="preserve">specific </w:t>
      </w:r>
      <w:r w:rsidR="00780B09">
        <w:t xml:space="preserve">vaccine. </w:t>
      </w:r>
      <w:r w:rsidR="006076D2">
        <w:t>For viral load/antibody combination depicted in Figure 6.4.2 t</w:t>
      </w:r>
      <w:r w:rsidR="00780B09">
        <w:t xml:space="preserve">he concordance between the model and the observed viral load </w:t>
      </w:r>
      <w:r w:rsidR="006076D2">
        <w:t>showed</w:t>
      </w:r>
      <w:r w:rsidR="000D307F">
        <w:t xml:space="preserve"> moderate </w:t>
      </w:r>
      <w:r w:rsidR="006076D2">
        <w:t xml:space="preserve">  agreement</w:t>
      </w:r>
      <w:r w:rsidR="004918E7">
        <w:t>. The concordance</w:t>
      </w:r>
      <w:r w:rsidR="006076D2">
        <w:t xml:space="preserve"> </w:t>
      </w:r>
      <w:r w:rsidR="00780B09">
        <w:t>was between 0.25 and 0.59 for the 4 analyses, with 3 of the vaccine types having concordance significantly greater than 0 (i.e., greater than chance).</w:t>
      </w:r>
      <w:r w:rsidR="006076D2">
        <w:t xml:space="preserve"> </w:t>
      </w:r>
      <w:r w:rsidR="001463FD">
        <w:t xml:space="preserve">The analyses for this report </w:t>
      </w:r>
      <w:r w:rsidR="00CB1FFD">
        <w:t>used</w:t>
      </w:r>
      <w:r w:rsidR="001463FD">
        <w:t xml:space="preserve"> over 96 viral load/antibody combinations without making statistical multiplicity corrections</w:t>
      </w:r>
      <w:r w:rsidR="00CB1FFD">
        <w:t xml:space="preserve"> and thus should be considered exploratory</w:t>
      </w:r>
      <w:r w:rsidR="001463FD">
        <w:t xml:space="preserve">. </w:t>
      </w:r>
      <w:r w:rsidR="00440526">
        <w:t>A</w:t>
      </w:r>
      <w:r w:rsidR="001463FD">
        <w:t xml:space="preserve">mong the other 95 combinations similar results </w:t>
      </w:r>
      <w:r w:rsidR="00656083">
        <w:t xml:space="preserve">were </w:t>
      </w:r>
      <w:r w:rsidR="001463FD">
        <w:t xml:space="preserve">often seen with only slightly worse prediction.  Overall, this study adds to the evidence that antibody </w:t>
      </w:r>
      <w:r w:rsidR="001463FD" w:rsidDel="004F3F11">
        <w:t xml:space="preserve">measurements </w:t>
      </w:r>
      <w:r w:rsidR="001463FD">
        <w:t>can be strong and useful predictor</w:t>
      </w:r>
      <w:r w:rsidR="00261C8F">
        <w:t>s</w:t>
      </w:r>
      <w:r w:rsidR="001463FD">
        <w:t xml:space="preserve"> of </w:t>
      </w:r>
      <w:r w:rsidR="004F3F11">
        <w:t xml:space="preserve">the </w:t>
      </w:r>
      <w:r w:rsidR="0029460C">
        <w:t xml:space="preserve">protective </w:t>
      </w:r>
      <w:r w:rsidR="001463FD">
        <w:t xml:space="preserve">response to </w:t>
      </w:r>
      <w:r w:rsidR="00BA7FBC">
        <w:t>SARS-CoV-2</w:t>
      </w:r>
      <w:r w:rsidR="001463FD">
        <w:t xml:space="preserve"> challenge.</w:t>
      </w:r>
    </w:p>
    <w:p w14:paraId="698B52AC" w14:textId="77777777" w:rsidR="00DF32E3" w:rsidRDefault="00DF32E3" w:rsidP="00DF32E3"/>
    <w:p w14:paraId="7EF6FC7E" w14:textId="15F17A74" w:rsidR="00733CD0" w:rsidRDefault="007D4F3C" w:rsidP="00FF2FAF">
      <w:pPr>
        <w:pStyle w:val="Heading1"/>
      </w:pPr>
      <w:bookmarkStart w:id="5" w:name="_Toc139630291"/>
      <w:r>
        <w:t>Introduction: Study Design and Variables of Interest</w:t>
      </w:r>
      <w:bookmarkEnd w:id="5"/>
    </w:p>
    <w:p w14:paraId="532BBFE5" w14:textId="77777777" w:rsidR="00DF32E3" w:rsidRDefault="00DF32E3" w:rsidP="00733CD0"/>
    <w:p w14:paraId="7F5CAD20" w14:textId="4B69CBBF" w:rsidR="00C14F3A" w:rsidRDefault="00C14F3A" w:rsidP="00733CD0">
      <w:r>
        <w:t xml:space="preserve">This report provides the prespecified analyses as detailed in the Statistical Analysis Plan (SAP) Version 2, March 3, 2022. The sections of the main body of this report are labeled with the Section numbers as in the SAP. </w:t>
      </w:r>
      <w:r w:rsidR="002806D8">
        <w:t>F</w:t>
      </w:r>
      <w:r>
        <w:t xml:space="preserve">ull detailed results for those sections of the SAP including figures and tables </w:t>
      </w:r>
      <w:r w:rsidR="002806D8">
        <w:t>are</w:t>
      </w:r>
      <w:r>
        <w:t xml:space="preserve"> provided in separate files. </w:t>
      </w:r>
      <w:r w:rsidR="002806D8">
        <w:t>F</w:t>
      </w:r>
      <w:r>
        <w:t>or example</w:t>
      </w:r>
      <w:r w:rsidR="00DF32E3">
        <w:t>,</w:t>
      </w:r>
      <w:r>
        <w:t xml:space="preserve"> a Figure or Table labeled 6.3.2 will be found in the file</w:t>
      </w:r>
      <w:r w:rsidR="00DF32E3">
        <w:t xml:space="preserve"> </w:t>
      </w:r>
      <w:r>
        <w:t xml:space="preserve">CoP_SAP_6.3_Final.pdf.       </w:t>
      </w:r>
    </w:p>
    <w:p w14:paraId="6C41FC7A" w14:textId="77777777" w:rsidR="00DF32E3" w:rsidRDefault="00DF32E3" w:rsidP="00733CD0"/>
    <w:p w14:paraId="56D10B87" w14:textId="56CDF7A9" w:rsidR="00A83662" w:rsidRDefault="00FA0C37" w:rsidP="00733CD0">
      <w:r>
        <w:t>The details of the study are in the protocol. Briefly, t</w:t>
      </w:r>
      <w:r w:rsidR="00A83662">
        <w:t>h</w:t>
      </w:r>
      <w:r>
        <w:t xml:space="preserve">is is a </w:t>
      </w:r>
      <w:r w:rsidR="00A83662">
        <w:t xml:space="preserve">study of nonhuman primates (NHPs) </w:t>
      </w:r>
      <w:r>
        <w:t xml:space="preserve">(n=126, 63 </w:t>
      </w:r>
      <w:r w:rsidR="00A83662">
        <w:t xml:space="preserve">rhesus macaques of each sex, all </w:t>
      </w:r>
      <w:r w:rsidR="00A83662" w:rsidRPr="00122E14">
        <w:t>≥</w:t>
      </w:r>
      <w:r w:rsidR="00A83662">
        <w:t>2.5</w:t>
      </w:r>
      <w:r w:rsidR="00A83662" w:rsidRPr="00122E14">
        <w:t xml:space="preserve"> years of age</w:t>
      </w:r>
      <w:r w:rsidR="00A83662">
        <w:t xml:space="preserve"> and </w:t>
      </w:r>
      <w:r w:rsidR="00A83662" w:rsidRPr="00122E14">
        <w:t>≥</w:t>
      </w:r>
      <w:r w:rsidR="00A83662">
        <w:t>2.5</w:t>
      </w:r>
      <w:r w:rsidR="00A83662" w:rsidRPr="00122E14">
        <w:t xml:space="preserve"> kg</w:t>
      </w:r>
      <w:r w:rsidR="00A83662">
        <w:t xml:space="preserve"> at initial vaccination)</w:t>
      </w:r>
      <w:r>
        <w:t xml:space="preserve"> that </w:t>
      </w:r>
      <w:r w:rsidR="00025A7B">
        <w:t xml:space="preserve">were </w:t>
      </w:r>
      <w:r>
        <w:t>randomized to either one of 4 COVID-19 vaccine</w:t>
      </w:r>
      <w:r w:rsidR="00684000">
        <w:t xml:space="preserve"> group</w:t>
      </w:r>
      <w:r>
        <w:t xml:space="preserve">s (Moderna, </w:t>
      </w:r>
      <w:r w:rsidR="000845FE">
        <w:t>Janssen</w:t>
      </w:r>
      <w:r>
        <w:t>, Novavax, Sanofi) or a control group</w:t>
      </w:r>
      <w:r w:rsidR="009806CC">
        <w:t xml:space="preserve"> (see protocol Table 1)</w:t>
      </w:r>
      <w:r>
        <w:t>. Within each vaccine</w:t>
      </w:r>
      <w:r w:rsidR="00B76D5C">
        <w:t xml:space="preserve"> group</w:t>
      </w:r>
      <w:r>
        <w:t xml:space="preserve">, animals </w:t>
      </w:r>
      <w:r w:rsidR="00CA78EA">
        <w:t xml:space="preserve">were </w:t>
      </w:r>
      <w:r>
        <w:t>randomized to one of 5 or 6 dose levels.  The Janssen vaccine ha</w:t>
      </w:r>
      <w:r w:rsidR="00CA78EA">
        <w:t>d</w:t>
      </w:r>
      <w:r>
        <w:t xml:space="preserve"> single dose regimens and two dose regimens, while the other vaccine</w:t>
      </w:r>
      <w:r w:rsidR="009806CC">
        <w:t>s all</w:t>
      </w:r>
      <w:r>
        <w:t xml:space="preserve"> ha</w:t>
      </w:r>
      <w:r w:rsidR="00CA78EA">
        <w:t>d</w:t>
      </w:r>
      <w:r>
        <w:t xml:space="preserve"> </w:t>
      </w:r>
      <w:r w:rsidR="001E699F">
        <w:t xml:space="preserve">only </w:t>
      </w:r>
      <w:r>
        <w:t xml:space="preserve">two dose regimens. </w:t>
      </w:r>
      <w:r w:rsidR="009806CC">
        <w:t xml:space="preserve"> </w:t>
      </w:r>
      <w:r>
        <w:t xml:space="preserve">All two dose regimens </w:t>
      </w:r>
      <w:r w:rsidR="00CA78EA">
        <w:t>we</w:t>
      </w:r>
      <w:r>
        <w:t xml:space="preserve">re scheduled so that the second dose </w:t>
      </w:r>
      <w:r w:rsidR="00A604D2">
        <w:t>was</w:t>
      </w:r>
      <w:r>
        <w:t xml:space="preserve"> 28 days before challenge </w:t>
      </w:r>
      <w:r w:rsidR="002F0B20">
        <w:t xml:space="preserve">while the single dose </w:t>
      </w:r>
      <w:r w:rsidR="00CD1272">
        <w:t xml:space="preserve">of the </w:t>
      </w:r>
      <w:r w:rsidR="002F0B20">
        <w:t>Jansse</w:t>
      </w:r>
      <w:r w:rsidR="00CD1272">
        <w:t xml:space="preserve">n </w:t>
      </w:r>
      <w:r w:rsidR="00F31C1C">
        <w:t>vaccine w</w:t>
      </w:r>
      <w:r w:rsidR="00CA78EA">
        <w:t xml:space="preserve">as </w:t>
      </w:r>
      <w:r w:rsidR="00F31C1C">
        <w:t>42 days before challenge</w:t>
      </w:r>
      <w:r w:rsidR="00CD1272">
        <w:t xml:space="preserve"> </w:t>
      </w:r>
      <w:r>
        <w:t xml:space="preserve">(see </w:t>
      </w:r>
      <w:r w:rsidR="009806CC">
        <w:t xml:space="preserve">protocol </w:t>
      </w:r>
      <w:r>
        <w:t xml:space="preserve">Table 3).  </w:t>
      </w:r>
      <w:r w:rsidR="009806CC">
        <w:t xml:space="preserve">Logistically, the </w:t>
      </w:r>
      <w:r w:rsidR="001F06E9">
        <w:t xml:space="preserve">animals were </w:t>
      </w:r>
      <w:r w:rsidR="009806CC">
        <w:t>challenge</w:t>
      </w:r>
      <w:r w:rsidR="001F06E9">
        <w:t>d</w:t>
      </w:r>
      <w:r w:rsidR="009806CC">
        <w:t xml:space="preserve"> </w:t>
      </w:r>
      <w:r w:rsidR="00322AE2">
        <w:t xml:space="preserve">on </w:t>
      </w:r>
      <w:r w:rsidR="009806CC">
        <w:t xml:space="preserve">8 different days (see protocol Table 2).  The NHPs </w:t>
      </w:r>
      <w:r w:rsidR="003D3CD1">
        <w:t>were</w:t>
      </w:r>
      <w:r w:rsidR="009806CC">
        <w:t xml:space="preserve"> challenged with </w:t>
      </w:r>
      <w:r w:rsidR="009806CC" w:rsidRPr="00311C0E">
        <w:t>SARS-CoV-2</w:t>
      </w:r>
      <w:r w:rsidR="009806CC">
        <w:t xml:space="preserve"> via the intratracheal (IT) (0.5 mL) </w:t>
      </w:r>
      <w:r w:rsidR="00322AE2">
        <w:t xml:space="preserve">and </w:t>
      </w:r>
      <w:r w:rsidR="009806CC">
        <w:t xml:space="preserve">intranasal (IN) </w:t>
      </w:r>
      <w:r w:rsidR="009806CC">
        <w:lastRenderedPageBreak/>
        <w:t>(0.25 mL per nostril) routes with a target dose of 1.0 X 10</w:t>
      </w:r>
      <w:r w:rsidR="009806CC" w:rsidRPr="005C6839">
        <w:rPr>
          <w:vertAlign w:val="superscript"/>
        </w:rPr>
        <w:t>6</w:t>
      </w:r>
      <w:r w:rsidR="009806CC">
        <w:t xml:space="preserve"> TCID</w:t>
      </w:r>
      <w:r w:rsidR="009806CC" w:rsidRPr="00375C47">
        <w:rPr>
          <w:vertAlign w:val="subscript"/>
        </w:rPr>
        <w:t>50</w:t>
      </w:r>
      <w:r w:rsidR="009806CC">
        <w:t xml:space="preserve">. </w:t>
      </w:r>
      <w:r w:rsidR="00205D04">
        <w:t>After challenge the schedule of measurements</w:t>
      </w:r>
      <w:r w:rsidR="000F21F3">
        <w:t xml:space="preserve"> for virus specific antibody </w:t>
      </w:r>
      <w:r w:rsidR="002A2FA1">
        <w:t>le</w:t>
      </w:r>
      <w:r w:rsidR="000D1488">
        <w:t>vels</w:t>
      </w:r>
      <w:r w:rsidR="002A2FA1">
        <w:t xml:space="preserve"> </w:t>
      </w:r>
      <w:r w:rsidR="000F21F3">
        <w:t>and viral load</w:t>
      </w:r>
      <w:r w:rsidR="00205D04">
        <w:t xml:space="preserve"> was the same for all animals. </w:t>
      </w:r>
    </w:p>
    <w:p w14:paraId="7495CD17" w14:textId="400EF0AE" w:rsidR="009806CC" w:rsidRDefault="009806CC" w:rsidP="00733CD0"/>
    <w:p w14:paraId="1834230C" w14:textId="077062F2" w:rsidR="009806CC" w:rsidRDefault="009806CC" w:rsidP="00733CD0">
      <w:r>
        <w:t xml:space="preserve">This report will focus on </w:t>
      </w:r>
      <w:r w:rsidR="00A57EB7">
        <w:t>4</w:t>
      </w:r>
      <w:r>
        <w:t xml:space="preserve"> virus specific antibody</w:t>
      </w:r>
      <w:r w:rsidR="00205D04">
        <w:t xml:space="preserve"> (Ab)</w:t>
      </w:r>
      <w:r>
        <w:t xml:space="preserve"> assay</w:t>
      </w:r>
      <w:r w:rsidR="00A57EB7">
        <w:t xml:space="preserve"> readouts</w:t>
      </w:r>
      <w:r w:rsidR="00205D04">
        <w:t>,</w:t>
      </w:r>
    </w:p>
    <w:p w14:paraId="499D84E9" w14:textId="7DAA0040" w:rsidR="009806CC" w:rsidRDefault="00205D04" w:rsidP="009806CC">
      <w:pPr>
        <w:pStyle w:val="ListParagraph"/>
        <w:numPr>
          <w:ilvl w:val="0"/>
          <w:numId w:val="1"/>
        </w:numPr>
      </w:pPr>
      <w:r>
        <w:t>MN:</w:t>
      </w:r>
      <w:r>
        <w:tab/>
      </w:r>
      <w:r>
        <w:tab/>
      </w:r>
      <w:r w:rsidR="46DA2BFA">
        <w:t xml:space="preserve">Live virus </w:t>
      </w:r>
      <w:r>
        <w:t>Microneutralization assay</w:t>
      </w:r>
    </w:p>
    <w:p w14:paraId="28E555F0" w14:textId="2B2BB8D8" w:rsidR="00205D04" w:rsidRDefault="00205D04" w:rsidP="009806CC">
      <w:pPr>
        <w:pStyle w:val="ListParagraph"/>
        <w:numPr>
          <w:ilvl w:val="0"/>
          <w:numId w:val="1"/>
        </w:numPr>
      </w:pPr>
      <w:r w:rsidRPr="00205D04">
        <w:t>MSD ECL</w:t>
      </w:r>
      <w:r>
        <w:t>:</w:t>
      </w:r>
      <w:r w:rsidRPr="00205D04">
        <w:tab/>
        <w:t>Meso scale discovery electrochemiluminescence immunoassay</w:t>
      </w:r>
    </w:p>
    <w:p w14:paraId="475EFE53" w14:textId="368B84F1" w:rsidR="00205D04" w:rsidRDefault="00205D04" w:rsidP="009806CC">
      <w:pPr>
        <w:pStyle w:val="ListParagraph"/>
        <w:numPr>
          <w:ilvl w:val="0"/>
          <w:numId w:val="1"/>
        </w:numPr>
      </w:pPr>
      <w:r w:rsidRPr="00205D04">
        <w:t>PsVNA</w:t>
      </w:r>
      <w:r w:rsidR="00A57EB7">
        <w:t xml:space="preserve"> ID50</w:t>
      </w:r>
      <w:r>
        <w:t>:</w:t>
      </w:r>
      <w:r>
        <w:tab/>
      </w:r>
      <w:r w:rsidRPr="00205D04">
        <w:t xml:space="preserve"> Pseudovirus neutralizing assay</w:t>
      </w:r>
      <w:r w:rsidR="00A57EB7">
        <w:t xml:space="preserve">, 50% inhibitory dose </w:t>
      </w:r>
    </w:p>
    <w:p w14:paraId="086AB6FD" w14:textId="7341B876" w:rsidR="00A57EB7" w:rsidRDefault="00A57EB7" w:rsidP="00A57EB7">
      <w:pPr>
        <w:pStyle w:val="ListParagraph"/>
        <w:numPr>
          <w:ilvl w:val="0"/>
          <w:numId w:val="1"/>
        </w:numPr>
      </w:pPr>
      <w:r w:rsidRPr="00205D04">
        <w:t>PsVNA</w:t>
      </w:r>
      <w:r>
        <w:t xml:space="preserve"> ID80:</w:t>
      </w:r>
      <w:r>
        <w:tab/>
      </w:r>
      <w:r w:rsidRPr="00205D04">
        <w:t xml:space="preserve"> Pseudovirus neutralizing assay</w:t>
      </w:r>
      <w:r>
        <w:t xml:space="preserve">, 80% inhibitory dose </w:t>
      </w:r>
    </w:p>
    <w:p w14:paraId="793753FD" w14:textId="7E7A8604" w:rsidR="00A57EB7" w:rsidRDefault="00AD5E53" w:rsidP="00205D04">
      <w:r>
        <w:t>at</w:t>
      </w:r>
      <w:r w:rsidR="00A57EB7">
        <w:t xml:space="preserve"> each of two measurement times:</w:t>
      </w:r>
      <w:r w:rsidR="00205D04">
        <w:t xml:space="preserve"> 2 weeks prior to challenge</w:t>
      </w:r>
      <w:r w:rsidR="00DD749A">
        <w:t xml:space="preserve"> and </w:t>
      </w:r>
      <w:r w:rsidR="002806D8">
        <w:t>the day of</w:t>
      </w:r>
      <w:r w:rsidR="004C17E9">
        <w:t>,</w:t>
      </w:r>
      <w:r w:rsidR="00A57EB7">
        <w:t xml:space="preserve"> </w:t>
      </w:r>
      <w:r w:rsidR="002806D8">
        <w:t>but prior to</w:t>
      </w:r>
      <w:r w:rsidR="004C17E9">
        <w:t>,</w:t>
      </w:r>
      <w:r w:rsidR="002806D8">
        <w:t xml:space="preserve"> </w:t>
      </w:r>
      <w:r w:rsidR="00DD749A">
        <w:t>challenge</w:t>
      </w:r>
      <w:r w:rsidR="00A85F81">
        <w:t>.</w:t>
      </w:r>
      <w:r>
        <w:t xml:space="preserve"> </w:t>
      </w:r>
      <w:r w:rsidR="00A85F81">
        <w:t xml:space="preserve">There are </w:t>
      </w:r>
      <w:r w:rsidR="00D82CF5">
        <w:t xml:space="preserve">therefore </w:t>
      </w:r>
      <w:r>
        <w:t>8 different ways of measuring virus specific antibody</w:t>
      </w:r>
      <w:r w:rsidR="00A85F81">
        <w:t>, which</w:t>
      </w:r>
      <w:r w:rsidR="000F21F3">
        <w:t xml:space="preserve"> </w:t>
      </w:r>
      <w:r w:rsidR="00A85F81">
        <w:t>i</w:t>
      </w:r>
      <w:r w:rsidR="00E32E0A">
        <w:t xml:space="preserve">n this document, </w:t>
      </w:r>
      <w:r w:rsidR="00A85F81">
        <w:t xml:space="preserve">will </w:t>
      </w:r>
      <w:r w:rsidR="003B765F">
        <w:t>b</w:t>
      </w:r>
      <w:r w:rsidR="00A85F81">
        <w:t xml:space="preserve">e referred to as the 8 </w:t>
      </w:r>
      <w:r w:rsidR="00470634">
        <w:t xml:space="preserve">“antibody measurements”. </w:t>
      </w:r>
    </w:p>
    <w:p w14:paraId="7C094274" w14:textId="77777777" w:rsidR="00A57EB7" w:rsidRDefault="00A57EB7" w:rsidP="00205D04"/>
    <w:p w14:paraId="34F48FFA" w14:textId="5007936D" w:rsidR="00205D04" w:rsidRDefault="000F21F3" w:rsidP="00205D04">
      <w:r>
        <w:t>For the viral load measurements post challenge, we</w:t>
      </w:r>
      <w:r w:rsidR="00014D11">
        <w:t xml:space="preserve"> focus</w:t>
      </w:r>
      <w:r w:rsidR="0066122F">
        <w:t>ed</w:t>
      </w:r>
      <w:r w:rsidR="00014D11">
        <w:t xml:space="preserve"> on 12 measurements: all combinations of three collection location/methods</w:t>
      </w:r>
      <w:r w:rsidR="00DF32E3">
        <w:t>,</w:t>
      </w:r>
    </w:p>
    <w:p w14:paraId="0A29B941" w14:textId="2055C573" w:rsidR="00014D11" w:rsidRDefault="00014D11" w:rsidP="00014D11">
      <w:pPr>
        <w:pStyle w:val="ListParagraph"/>
        <w:numPr>
          <w:ilvl w:val="0"/>
          <w:numId w:val="2"/>
        </w:numPr>
      </w:pPr>
      <w:r>
        <w:t>Nasal Swab:</w:t>
      </w:r>
      <w:r>
        <w:tab/>
        <w:t>n</w:t>
      </w:r>
      <w:r w:rsidRPr="00014D11">
        <w:t>asopharyngeal swab</w:t>
      </w:r>
    </w:p>
    <w:p w14:paraId="46C8A785" w14:textId="4DE28D34" w:rsidR="00014D11" w:rsidRDefault="00014D11" w:rsidP="00014D11">
      <w:pPr>
        <w:pStyle w:val="ListParagraph"/>
        <w:numPr>
          <w:ilvl w:val="0"/>
          <w:numId w:val="2"/>
        </w:numPr>
      </w:pPr>
      <w:r>
        <w:t xml:space="preserve">OP Swab:  </w:t>
      </w:r>
      <w:r>
        <w:tab/>
        <w:t>o</w:t>
      </w:r>
      <w:r w:rsidRPr="00014D11">
        <w:t>ropharyngeal swab</w:t>
      </w:r>
    </w:p>
    <w:p w14:paraId="6C36D589" w14:textId="158490BD" w:rsidR="00014D11" w:rsidRDefault="00014D11" w:rsidP="00014D11">
      <w:pPr>
        <w:pStyle w:val="ListParagraph"/>
        <w:numPr>
          <w:ilvl w:val="0"/>
          <w:numId w:val="2"/>
        </w:numPr>
      </w:pPr>
      <w:r>
        <w:t>BAL:</w:t>
      </w:r>
      <w:r>
        <w:tab/>
      </w:r>
      <w:r>
        <w:tab/>
        <w:t>bronchioalveolar lavage</w:t>
      </w:r>
    </w:p>
    <w:p w14:paraId="2D962142" w14:textId="4ED28042" w:rsidR="00014D11" w:rsidRDefault="00014D11" w:rsidP="00014D11">
      <w:r>
        <w:t>two time</w:t>
      </w:r>
      <w:r w:rsidR="00DF32E3">
        <w:t>-</w:t>
      </w:r>
      <w:r>
        <w:t>summarization methods</w:t>
      </w:r>
      <w:r w:rsidR="00DF32E3">
        <w:t>,</w:t>
      </w:r>
    </w:p>
    <w:p w14:paraId="19B172D6" w14:textId="4D7E49FB" w:rsidR="00014D11" w:rsidRDefault="00014D11" w:rsidP="00014D11">
      <w:pPr>
        <w:pStyle w:val="ListParagraph"/>
        <w:numPr>
          <w:ilvl w:val="0"/>
          <w:numId w:val="3"/>
        </w:numPr>
      </w:pPr>
      <w:r>
        <w:t xml:space="preserve">Day 2 post challenge </w:t>
      </w:r>
    </w:p>
    <w:p w14:paraId="00E905D8" w14:textId="4F80F1D6" w:rsidR="00014D11" w:rsidRDefault="00014D11" w:rsidP="00014D11">
      <w:pPr>
        <w:pStyle w:val="ListParagraph"/>
        <w:numPr>
          <w:ilvl w:val="0"/>
          <w:numId w:val="3"/>
        </w:numPr>
      </w:pPr>
      <w:bookmarkStart w:id="6" w:name="_Hlk139900884"/>
      <w:r>
        <w:t>AUC:</w:t>
      </w:r>
      <w:r>
        <w:tab/>
        <w:t xml:space="preserve"> </w:t>
      </w:r>
      <w:bookmarkStart w:id="7" w:name="_Hlk139900864"/>
      <w:r w:rsidR="00F117BD">
        <w:rPr>
          <w:rFonts w:eastAsia="Times New Roman"/>
        </w:rPr>
        <w:t xml:space="preserve">area under the curve, calculated from log10 transformed </w:t>
      </w:r>
      <w:r w:rsidR="0694C1E0" w:rsidRPr="7615CBF8">
        <w:rPr>
          <w:rFonts w:eastAsia="Times New Roman"/>
        </w:rPr>
        <w:t xml:space="preserve">viral load </w:t>
      </w:r>
      <w:r w:rsidR="00F117BD">
        <w:rPr>
          <w:rFonts w:eastAsia="Times New Roman"/>
        </w:rPr>
        <w:t>measurement on Day 2,</w:t>
      </w:r>
      <w:r w:rsidR="001A37B2">
        <w:rPr>
          <w:rFonts w:eastAsia="Times New Roman"/>
        </w:rPr>
        <w:t xml:space="preserve"> </w:t>
      </w:r>
      <w:r w:rsidR="00F117BD">
        <w:rPr>
          <w:rFonts w:eastAsia="Times New Roman"/>
        </w:rPr>
        <w:t>4,</w:t>
      </w:r>
      <w:r w:rsidR="001A37B2">
        <w:rPr>
          <w:rFonts w:eastAsia="Times New Roman"/>
        </w:rPr>
        <w:t xml:space="preserve"> </w:t>
      </w:r>
      <w:r w:rsidR="00F117BD">
        <w:rPr>
          <w:rFonts w:eastAsia="Times New Roman"/>
        </w:rPr>
        <w:t>7,</w:t>
      </w:r>
      <w:r w:rsidR="001A37B2">
        <w:rPr>
          <w:rFonts w:eastAsia="Times New Roman"/>
        </w:rPr>
        <w:t xml:space="preserve"> and </w:t>
      </w:r>
      <w:r w:rsidR="00F117BD">
        <w:rPr>
          <w:rFonts w:eastAsia="Times New Roman"/>
        </w:rPr>
        <w:t>9 post challenge using the trapezoid rule with Day 0 values imputed from Study Day -14, and (untransformed) values below the limit of detection (LOD) set to LOD/2.</w:t>
      </w:r>
      <w:bookmarkEnd w:id="7"/>
    </w:p>
    <w:bookmarkEnd w:id="6"/>
    <w:p w14:paraId="75B185B1" w14:textId="211A8BE1" w:rsidR="00014D11" w:rsidRDefault="00014D11" w:rsidP="00014D11">
      <w:r>
        <w:t xml:space="preserve">and two </w:t>
      </w:r>
      <w:r w:rsidR="00A57EB7">
        <w:t>viral load measurement methods</w:t>
      </w:r>
      <w:r w:rsidR="009C3B51">
        <w:t xml:space="preserve"> (all done using log10 transformations)</w:t>
      </w:r>
      <w:r w:rsidR="00DF32E3">
        <w:t>,</w:t>
      </w:r>
    </w:p>
    <w:p w14:paraId="08AF5FA6" w14:textId="6CEF6F48" w:rsidR="00A57EB7" w:rsidRDefault="00A57EB7" w:rsidP="00A57EB7">
      <w:pPr>
        <w:pStyle w:val="ListParagraph"/>
        <w:numPr>
          <w:ilvl w:val="0"/>
          <w:numId w:val="4"/>
        </w:numPr>
      </w:pPr>
      <w:r>
        <w:t xml:space="preserve">N1: </w:t>
      </w:r>
      <w:r>
        <w:tab/>
      </w:r>
      <w:r>
        <w:tab/>
      </w:r>
      <w:r w:rsidRPr="00600376">
        <w:t>RT-qPCR of Nucleocapsid Gene Segment N1</w:t>
      </w:r>
    </w:p>
    <w:p w14:paraId="388D0DA0" w14:textId="5428810C" w:rsidR="00A57EB7" w:rsidRDefault="00A57EB7" w:rsidP="00A57EB7">
      <w:pPr>
        <w:pStyle w:val="ListParagraph"/>
        <w:numPr>
          <w:ilvl w:val="0"/>
          <w:numId w:val="4"/>
        </w:numPr>
      </w:pPr>
      <w:r>
        <w:t xml:space="preserve">Subgenomic: </w:t>
      </w:r>
      <w:r>
        <w:tab/>
      </w:r>
      <w:r w:rsidRPr="00A57EB7">
        <w:t>RT-qPCR of the Small Envelope Protein (E) Gene Subgenomic RNA</w:t>
      </w:r>
    </w:p>
    <w:p w14:paraId="6A647433" w14:textId="77777777" w:rsidR="00DF32E3" w:rsidRDefault="00DF32E3" w:rsidP="00733CD0"/>
    <w:p w14:paraId="093C3A48" w14:textId="34BA4E8E" w:rsidR="00BE34F1" w:rsidRDefault="00C425F0" w:rsidP="00733CD0">
      <w:r>
        <w:t xml:space="preserve">In this summary </w:t>
      </w:r>
      <w:r w:rsidR="00400D0B">
        <w:t>“</w:t>
      </w:r>
      <w:r>
        <w:t>significant</w:t>
      </w:r>
      <w:r w:rsidR="00400D0B">
        <w:t>”</w:t>
      </w:r>
      <w:r>
        <w:t xml:space="preserve"> refers to</w:t>
      </w:r>
      <w:r w:rsidR="001E2837">
        <w:t xml:space="preserve"> 95% confidence intervals excluding the null value of the parameter, which implies for regular hypotheses that the </w:t>
      </w:r>
      <w:r>
        <w:t xml:space="preserve">two-sided p-values </w:t>
      </w:r>
      <w:r w:rsidR="001E2837">
        <w:t xml:space="preserve">are </w:t>
      </w:r>
      <w:r>
        <w:t>less than or equal to 0.05</w:t>
      </w:r>
      <w:r w:rsidR="001E2837">
        <w:t xml:space="preserve"> (</w:t>
      </w:r>
      <w:r w:rsidR="00DF32E3">
        <w:t xml:space="preserve">p-values are usually </w:t>
      </w:r>
      <w:r w:rsidR="001E2837">
        <w:t xml:space="preserve">not </w:t>
      </w:r>
      <w:r w:rsidR="00DF32E3">
        <w:t>explicitly calculated</w:t>
      </w:r>
      <w:r w:rsidR="001E2837">
        <w:t>)</w:t>
      </w:r>
      <w:r>
        <w:t xml:space="preserve">. </w:t>
      </w:r>
    </w:p>
    <w:p w14:paraId="3F7AF81D" w14:textId="77777777" w:rsidR="007D4F3C" w:rsidRDefault="007D4F3C" w:rsidP="00733CD0"/>
    <w:p w14:paraId="48B6BCB6" w14:textId="64216E24" w:rsidR="001B047E" w:rsidRDefault="001B047E" w:rsidP="00FF2FAF">
      <w:pPr>
        <w:pStyle w:val="Heading1"/>
      </w:pPr>
      <w:bookmarkStart w:id="8" w:name="_Toc139630292"/>
      <w:r>
        <w:t>Overall Association between Virus Specific Antibody and Viral Load (Section 6.2)</w:t>
      </w:r>
      <w:bookmarkEnd w:id="8"/>
    </w:p>
    <w:p w14:paraId="66F7A254" w14:textId="77777777" w:rsidR="007D4F3C" w:rsidRPr="007D4F3C" w:rsidRDefault="007D4F3C" w:rsidP="007D4F3C"/>
    <w:p w14:paraId="426BE631" w14:textId="5FA7AB81" w:rsidR="00C43FE7" w:rsidRDefault="2E6930FB" w:rsidP="00733CD0">
      <w:r>
        <w:lastRenderedPageBreak/>
        <w:t>T</w:t>
      </w:r>
      <w:r w:rsidR="00BE34F1">
        <w:t xml:space="preserve">he </w:t>
      </w:r>
      <w:r w:rsidR="00F55103">
        <w:t>8 antibody measurements (4</w:t>
      </w:r>
      <w:r w:rsidR="00BE34F1">
        <w:t xml:space="preserve"> ways of measuring</w:t>
      </w:r>
      <w:r w:rsidR="00D0313D">
        <w:t xml:space="preserve"> </w:t>
      </w:r>
      <w:r w:rsidR="00F55103">
        <w:t xml:space="preserve"> the</w:t>
      </w:r>
      <w:r w:rsidR="00BE34F1">
        <w:t xml:space="preserve"> </w:t>
      </w:r>
      <w:r w:rsidR="003F5257">
        <w:t xml:space="preserve">virus specific antibody at </w:t>
      </w:r>
      <w:r w:rsidR="00F55103">
        <w:t>2</w:t>
      </w:r>
      <w:r w:rsidR="00131462">
        <w:t xml:space="preserve"> </w:t>
      </w:r>
      <w:r w:rsidR="003F5257">
        <w:t>different collection times</w:t>
      </w:r>
      <w:r w:rsidR="00F55103">
        <w:t>)</w:t>
      </w:r>
      <w:r w:rsidR="00BE34F1">
        <w:t xml:space="preserve"> </w:t>
      </w:r>
      <w:r w:rsidR="00804373">
        <w:t xml:space="preserve">were </w:t>
      </w:r>
      <w:r w:rsidR="003F5257">
        <w:t xml:space="preserve">all </w:t>
      </w:r>
      <w:r w:rsidR="00BE34F1">
        <w:t xml:space="preserve">highly correlated </w:t>
      </w:r>
      <w:r w:rsidR="003F5257">
        <w:t>with</w:t>
      </w:r>
      <w:r w:rsidR="00BE34F1">
        <w:t xml:space="preserve">in each of the </w:t>
      </w:r>
      <w:r w:rsidR="00142FAC">
        <w:t xml:space="preserve">4 </w:t>
      </w:r>
      <w:r w:rsidR="00BE34F1">
        <w:t>vaccin</w:t>
      </w:r>
      <w:r w:rsidR="00142FAC">
        <w:t>e</w:t>
      </w:r>
      <w:r w:rsidR="00BE34F1">
        <w:t>s</w:t>
      </w:r>
      <w:r w:rsidR="00D0313D">
        <w:t xml:space="preserve"> (Figures 6.2.2</w:t>
      </w:r>
      <w:r w:rsidR="00E808CF">
        <w:t xml:space="preserve"> – 6.2.5)</w:t>
      </w:r>
      <w:r w:rsidR="00BE34F1">
        <w:t xml:space="preserve">. </w:t>
      </w:r>
      <w:r w:rsidR="00400D0B">
        <w:t>When we combine</w:t>
      </w:r>
      <w:r w:rsidR="00E808CF">
        <w:t>d</w:t>
      </w:r>
      <w:r w:rsidR="00400D0B">
        <w:t xml:space="preserve"> all arms, there </w:t>
      </w:r>
      <w:r w:rsidR="00E808CF">
        <w:t xml:space="preserve">were </w:t>
      </w:r>
      <w:r w:rsidR="00400D0B">
        <w:t>large positive Spearman correlation</w:t>
      </w:r>
      <w:r w:rsidR="00501F8F">
        <w:t xml:space="preserve"> (around 0.9)</w:t>
      </w:r>
      <w:r w:rsidR="00400D0B">
        <w:t xml:space="preserve"> between the different ways of measuring virus specific antibody (Table 6.2.1).</w:t>
      </w:r>
      <w:r w:rsidR="00142FAC">
        <w:t xml:space="preserve"> </w:t>
      </w:r>
    </w:p>
    <w:p w14:paraId="4F680EF0" w14:textId="05D63E80" w:rsidR="009B0993" w:rsidRDefault="0268D198" w:rsidP="00733CD0">
      <w:r>
        <w:t>W</w:t>
      </w:r>
      <w:r w:rsidR="00142FAC">
        <w:t>e</w:t>
      </w:r>
      <w:r w:rsidR="1B7A13C2">
        <w:t xml:space="preserve"> then</w:t>
      </w:r>
      <w:r w:rsidR="00142FAC">
        <w:t xml:space="preserve"> consider</w:t>
      </w:r>
      <w:r w:rsidR="002426C0">
        <w:t>ed</w:t>
      </w:r>
      <w:r w:rsidR="00142FAC">
        <w:t xml:space="preserve"> the correlation between the 8 antibody</w:t>
      </w:r>
      <w:r w:rsidR="00F55103">
        <w:t xml:space="preserve"> measurements</w:t>
      </w:r>
      <w:r w:rsidR="00142FAC">
        <w:t xml:space="preserve"> with 12 post-challenge viral load measurements. Graphically, this </w:t>
      </w:r>
      <w:r w:rsidR="002426C0">
        <w:t xml:space="preserve">was </w:t>
      </w:r>
      <w:r w:rsidR="00142FAC">
        <w:t xml:space="preserve">done for each of the 4 vaccines (Figures 6.2.7-6.2.10). </w:t>
      </w:r>
      <w:r w:rsidR="00400D0B">
        <w:t xml:space="preserve"> </w:t>
      </w:r>
      <w:r w:rsidR="00142FAC">
        <w:t>W</w:t>
      </w:r>
      <w:r w:rsidR="00017036">
        <w:t>e measure</w:t>
      </w:r>
      <w:r w:rsidR="002426C0">
        <w:t>d</w:t>
      </w:r>
      <w:r w:rsidR="00017036">
        <w:t xml:space="preserve"> the overall (i.e., combining all the arms) association between virus specific antibodies and viral load post-challenge in two ways. One way </w:t>
      </w:r>
      <w:r w:rsidR="004610A3">
        <w:t>was</w:t>
      </w:r>
      <w:r w:rsidR="00017036">
        <w:t xml:space="preserve"> to measure the </w:t>
      </w:r>
      <w:r w:rsidR="00C40329">
        <w:t>Spearman correlation</w:t>
      </w:r>
      <w:r w:rsidR="003F5257">
        <w:t xml:space="preserve">s (i.e., the rank correlations) </w:t>
      </w:r>
      <w:r w:rsidR="00C40329">
        <w:t xml:space="preserve">between each of the </w:t>
      </w:r>
      <w:r w:rsidR="00F55103">
        <w:t>8</w:t>
      </w:r>
      <w:r w:rsidR="00C40329">
        <w:t xml:space="preserve"> ways of measuring the </w:t>
      </w:r>
      <w:r w:rsidR="003F5257">
        <w:t xml:space="preserve">virus specific antibody with each of the </w:t>
      </w:r>
      <w:r w:rsidR="00F55103">
        <w:t>12</w:t>
      </w:r>
      <w:r w:rsidR="003F5257">
        <w:t xml:space="preserve"> ways of measuring the viral load (see Table 6.2</w:t>
      </w:r>
      <w:r w:rsidR="00400D0B">
        <w:t>.</w:t>
      </w:r>
      <w:ins w:id="9" w:author="Fay, Michael (NIH/NIAID) [E]" w:date="2026-09-24T16:39:00Z" w16du:dateUtc="2026-09-24T20:39:00Z">
        <w:r w:rsidR="002A7B94">
          <w:t>3</w:t>
        </w:r>
      </w:ins>
      <w:del w:id="10" w:author="Fay, Michael (NIH/NIAID) [E]" w:date="2026-09-24T16:39:00Z" w16du:dateUtc="2026-09-24T20:39:00Z">
        <w:r w:rsidR="00C43FE7" w:rsidDel="002A7B94">
          <w:delText>2</w:delText>
        </w:r>
      </w:del>
      <w:r w:rsidR="003F5257">
        <w:t>)</w:t>
      </w:r>
      <w:r w:rsidR="00C51362">
        <w:t xml:space="preserve">. </w:t>
      </w:r>
      <w:r w:rsidR="00017036">
        <w:t xml:space="preserve"> As expected, the Spearman correlations </w:t>
      </w:r>
      <w:r w:rsidR="004610A3">
        <w:t xml:space="preserve">were </w:t>
      </w:r>
      <w:r w:rsidR="00017036">
        <w:t xml:space="preserve">negative </w:t>
      </w:r>
      <w:r w:rsidR="00F55103">
        <w:t xml:space="preserve">and substantially (i.e., &lt; -0.3) </w:t>
      </w:r>
      <w:r w:rsidR="00017036">
        <w:t xml:space="preserve">and significantly different from zero. </w:t>
      </w:r>
      <w:r w:rsidR="00C51362">
        <w:t>At Day 2</w:t>
      </w:r>
      <w:r w:rsidR="00153C71">
        <w:t xml:space="preserve"> post challenge</w:t>
      </w:r>
      <w:r w:rsidR="00C51362">
        <w:t xml:space="preserve">, the OP swabs </w:t>
      </w:r>
      <w:r w:rsidR="004610A3">
        <w:t xml:space="preserve">had </w:t>
      </w:r>
      <w:r w:rsidR="00C51362">
        <w:t xml:space="preserve">the least extreme correlations (Spearman correlations ranging from -0.49 to -0.35), the BAL </w:t>
      </w:r>
      <w:r w:rsidR="0079193B">
        <w:t xml:space="preserve">was </w:t>
      </w:r>
      <w:r w:rsidR="00C51362">
        <w:t>next (Spearman correlations ranging from -0.57 to -0.</w:t>
      </w:r>
      <w:r w:rsidR="00153C71">
        <w:t>47</w:t>
      </w:r>
      <w:r w:rsidR="00C51362">
        <w:t xml:space="preserve">), and the Nasal swabs </w:t>
      </w:r>
      <w:r w:rsidR="0079193B">
        <w:t xml:space="preserve">had </w:t>
      </w:r>
      <w:r w:rsidR="00C51362">
        <w:t xml:space="preserve">the most extreme (Spearman correlations ranging </w:t>
      </w:r>
      <w:r w:rsidR="009B0993">
        <w:t>from -</w:t>
      </w:r>
      <w:r w:rsidR="00C51362">
        <w:t>0.72 to -0.</w:t>
      </w:r>
      <w:r w:rsidR="006E26C2">
        <w:t>6</w:t>
      </w:r>
      <w:r w:rsidR="0055757A">
        <w:t>4</w:t>
      </w:r>
      <w:r w:rsidR="006E26C2">
        <w:t>). For the AUC measurement, which captures the effect over the period from Day</w:t>
      </w:r>
      <w:r w:rsidR="00304FB2">
        <w:t xml:space="preserve"> 0</w:t>
      </w:r>
      <w:r w:rsidR="006E26C2">
        <w:t xml:space="preserve"> to </w:t>
      </w:r>
      <w:r w:rsidR="0055757A">
        <w:t>9</w:t>
      </w:r>
      <w:r w:rsidR="00304FB2">
        <w:t xml:space="preserve"> post challenge</w:t>
      </w:r>
      <w:r w:rsidR="006E26C2">
        <w:t xml:space="preserve">, the Spearman correlations </w:t>
      </w:r>
      <w:r w:rsidR="0079193B">
        <w:t xml:space="preserve">were </w:t>
      </w:r>
      <w:r w:rsidR="006E26C2">
        <w:t>more similar between the collection locations, with ranges: (-0.72 to -0.5</w:t>
      </w:r>
      <w:r w:rsidR="0055757A">
        <w:t>5</w:t>
      </w:r>
      <w:r w:rsidR="006E26C2">
        <w:t>) for OP swab, (-0.71 to -0.5</w:t>
      </w:r>
      <w:r w:rsidR="0055757A">
        <w:t>0</w:t>
      </w:r>
      <w:r w:rsidR="006E26C2">
        <w:t>) for BAL, and (-0.7</w:t>
      </w:r>
      <w:r w:rsidR="00FA093F">
        <w:t>4</w:t>
      </w:r>
      <w:r w:rsidR="006E26C2">
        <w:t xml:space="preserve"> to -0.6</w:t>
      </w:r>
      <w:r w:rsidR="00FA093F">
        <w:t>3</w:t>
      </w:r>
      <w:r w:rsidR="006E26C2">
        <w:t xml:space="preserve">) for Nasal swab. </w:t>
      </w:r>
      <w:r w:rsidR="00017036">
        <w:t xml:space="preserve"> </w:t>
      </w:r>
    </w:p>
    <w:p w14:paraId="5B3CE228" w14:textId="77777777" w:rsidR="009B0993" w:rsidRDefault="009B0993" w:rsidP="00733CD0"/>
    <w:p w14:paraId="4C231905" w14:textId="693FF87F" w:rsidR="00017036" w:rsidRDefault="00017036" w:rsidP="00733CD0">
      <w:r>
        <w:t>A second way to measure overall association between virus specific antibodies and viral load post-challenge is using geometric mean ratios:</w:t>
      </w:r>
    </w:p>
    <w:p w14:paraId="4BFB52C3" w14:textId="74FDDD17" w:rsidR="00017036" w:rsidRDefault="00000000" w:rsidP="00733CD0">
      <m:oMathPara>
        <m:oMath>
          <m:f>
            <m:fPr>
              <m:ctrlPr>
                <w:rPr>
                  <w:rFonts w:ascii="Cambria Math" w:hAnsi="Cambria Math"/>
                  <w:i/>
                </w:rPr>
              </m:ctrlPr>
            </m:fPr>
            <m:num>
              <m:r>
                <m:rPr>
                  <m:sty m:val="p"/>
                </m:rPr>
                <w:rPr>
                  <w:rFonts w:ascii="Cambria Math" w:hAnsi="Cambria Math"/>
                </w:rPr>
                <m:t xml:space="preserve">geometric mean virus specific antibody in the animals </m:t>
              </m:r>
              <m:r>
                <m:rPr>
                  <m:sty m:val="bi"/>
                </m:rPr>
                <w:rPr>
                  <w:rFonts w:ascii="Cambria Math" w:hAnsi="Cambria Math"/>
                </w:rPr>
                <m:t>with</m:t>
              </m:r>
              <m:r>
                <m:rPr>
                  <m:sty m:val="p"/>
                </m:rPr>
                <w:rPr>
                  <w:rFonts w:ascii="Cambria Math" w:hAnsi="Cambria Math"/>
                </w:rPr>
                <m:t xml:space="preserve"> detectable virus </m:t>
              </m:r>
            </m:num>
            <m:den>
              <m:r>
                <m:rPr>
                  <m:sty m:val="p"/>
                </m:rPr>
                <w:rPr>
                  <w:rFonts w:ascii="Cambria Math" w:hAnsi="Cambria Math"/>
                </w:rPr>
                <m:t xml:space="preserve">geometric mean virus specific antibody in the animals </m:t>
              </m:r>
              <m:r>
                <m:rPr>
                  <m:sty m:val="bi"/>
                </m:rPr>
                <w:rPr>
                  <w:rFonts w:ascii="Cambria Math" w:hAnsi="Cambria Math"/>
                </w:rPr>
                <m:t>without</m:t>
              </m:r>
              <m:r>
                <m:rPr>
                  <m:sty m:val="p"/>
                </m:rPr>
                <w:rPr>
                  <w:rFonts w:ascii="Cambria Math" w:hAnsi="Cambria Math"/>
                </w:rPr>
                <m:t xml:space="preserve"> detectable virus </m:t>
              </m:r>
            </m:den>
          </m:f>
          <m:r>
            <w:rPr>
              <w:rFonts w:ascii="Cambria Math" w:hAnsi="Cambria Math"/>
            </w:rPr>
            <m:t>,</m:t>
          </m:r>
        </m:oMath>
      </m:oMathPara>
    </w:p>
    <w:p w14:paraId="3B880486" w14:textId="3ABDAD4A" w:rsidR="00C40329" w:rsidRDefault="001B047E" w:rsidP="00733CD0">
      <w:r>
        <w:t xml:space="preserve">where the detectable virus is measured at Day 2 post challenge in 6 ways (each of the 3 collection location/methods at each of the 2 viral load measurement methods), and using each of the 8 virus specific antibody assay time/methods.  </w:t>
      </w:r>
      <w:r w:rsidR="00B37137">
        <w:t>Table 6.2</w:t>
      </w:r>
      <w:r w:rsidR="00C43FE7">
        <w:t>.</w:t>
      </w:r>
      <w:ins w:id="11" w:author="Fay, Michael (NIH/NIAID) [E]" w:date="2026-09-24T16:46:00Z" w16du:dateUtc="2026-09-24T20:46:00Z">
        <w:r w:rsidR="00FB7C79">
          <w:t>4</w:t>
        </w:r>
      </w:ins>
      <w:del w:id="12" w:author="Fay, Michael (NIH/NIAID) [E]" w:date="2026-09-24T16:46:00Z" w16du:dateUtc="2026-09-24T20:46:00Z">
        <w:r w:rsidR="00B37137" w:rsidDel="00FB7C79">
          <w:delText>3</w:delText>
        </w:r>
      </w:del>
      <w:r w:rsidR="00B37137">
        <w:t xml:space="preserve"> </w:t>
      </w:r>
      <w:r>
        <w:t xml:space="preserve">shows the </w:t>
      </w:r>
      <w:r w:rsidR="00017036">
        <w:t xml:space="preserve">ratios were </w:t>
      </w:r>
      <w:r w:rsidR="0021198D">
        <w:t xml:space="preserve"> s</w:t>
      </w:r>
      <w:r w:rsidR="00017036">
        <w:t>ignificantly less than 1, ranging from 0.02 to 0.27</w:t>
      </w:r>
      <w:r w:rsidR="001F4B8A">
        <w:t>. G</w:t>
      </w:r>
      <w:r w:rsidR="00017036">
        <w:t>enerally</w:t>
      </w:r>
      <w:r w:rsidR="009B0993">
        <w:t>,</w:t>
      </w:r>
      <w:r w:rsidR="00017036">
        <w:t xml:space="preserve"> </w:t>
      </w:r>
      <w:r w:rsidR="001F4B8A">
        <w:t xml:space="preserve">we </w:t>
      </w:r>
      <w:r w:rsidR="000F4CE2">
        <w:t>observed</w:t>
      </w:r>
      <w:r w:rsidR="001F4B8A">
        <w:t xml:space="preserve"> </w:t>
      </w:r>
      <w:r w:rsidR="00017036">
        <w:t xml:space="preserve">slightly </w:t>
      </w:r>
      <w:r w:rsidR="002B0F64">
        <w:t>more extreme (i.e., lower)</w:t>
      </w:r>
      <w:r w:rsidR="00017036">
        <w:t xml:space="preserve"> values using virus specific antibody measurements 2 weeks prior to challenge compared to measurements on the day of challenge.  </w:t>
      </w:r>
      <w:r w:rsidR="001F4B8A">
        <w:t xml:space="preserve">Further, the N1 </w:t>
      </w:r>
      <w:r w:rsidR="00140BC6">
        <w:t xml:space="preserve">viral load measurements </w:t>
      </w:r>
      <w:r w:rsidR="00DB48AB">
        <w:t xml:space="preserve">were </w:t>
      </w:r>
      <w:r w:rsidR="00140BC6">
        <w:t xml:space="preserve">slightly more extreme </w:t>
      </w:r>
      <w:r w:rsidR="00583CE7">
        <w:t xml:space="preserve"> (i.e., lower) </w:t>
      </w:r>
      <w:r w:rsidR="00140BC6">
        <w:t>than their corresponding subgenomic measurements.</w:t>
      </w:r>
    </w:p>
    <w:p w14:paraId="7E77F67E" w14:textId="019E5CDD" w:rsidR="00C40329" w:rsidRDefault="00C40329" w:rsidP="00733CD0"/>
    <w:p w14:paraId="335D494D" w14:textId="5FAF5374" w:rsidR="001B047E" w:rsidRDefault="001B047E" w:rsidP="00FF2FAF">
      <w:pPr>
        <w:pStyle w:val="Heading1"/>
      </w:pPr>
      <w:bookmarkStart w:id="13" w:name="_Toc139630293"/>
      <w:r>
        <w:t>Dose Response of Vaccine Product on Virus Specific Antibody</w:t>
      </w:r>
      <w:r w:rsidR="000A2FD7">
        <w:t xml:space="preserve"> (Section 6.3)</w:t>
      </w:r>
      <w:bookmarkEnd w:id="13"/>
    </w:p>
    <w:p w14:paraId="7B2306E7" w14:textId="721EE501" w:rsidR="001B047E" w:rsidRDefault="001B047E" w:rsidP="00FF2FAF">
      <w:pPr>
        <w:pStyle w:val="Heading1"/>
      </w:pPr>
    </w:p>
    <w:p w14:paraId="5857F2CA" w14:textId="39591597" w:rsidR="00746858" w:rsidRDefault="00AB5277" w:rsidP="001B047E">
      <w:r>
        <w:t xml:space="preserve">The dose score is a way to plot the responses </w:t>
      </w:r>
      <w:r w:rsidR="00DA713B">
        <w:t>to each of</w:t>
      </w:r>
      <w:r>
        <w:t xml:space="preserve"> the different</w:t>
      </w:r>
      <w:r w:rsidR="00DA713B">
        <w:t xml:space="preserve"> dose</w:t>
      </w:r>
      <w:r w:rsidR="00CE65E8">
        <w:t xml:space="preserve"> arms</w:t>
      </w:r>
      <w:r w:rsidR="00DA713B">
        <w:t xml:space="preserve"> within </w:t>
      </w:r>
      <w:r w:rsidR="00CE65E8">
        <w:t>(or</w:t>
      </w:r>
      <w:r w:rsidR="00DA713B">
        <w:t xml:space="preserve"> between</w:t>
      </w:r>
      <w:r w:rsidR="00CE65E8">
        <w:t>)</w:t>
      </w:r>
      <w:r>
        <w:t xml:space="preserve"> vaccines on the same plot.</w:t>
      </w:r>
      <w:r w:rsidR="00953D78">
        <w:t xml:space="preserve"> </w:t>
      </w:r>
      <w:r w:rsidR="00CE65E8">
        <w:t xml:space="preserve"> </w:t>
      </w:r>
      <w:r w:rsidR="00DA713B">
        <w:t xml:space="preserve">All vaccines </w:t>
      </w:r>
      <w:r w:rsidR="00DB48AB">
        <w:t xml:space="preserve">had </w:t>
      </w:r>
      <w:r w:rsidR="00DA713B">
        <w:t xml:space="preserve">two scheduled </w:t>
      </w:r>
      <w:r w:rsidR="00746858">
        <w:t>immunizations</w:t>
      </w:r>
      <w:r w:rsidR="00DA713B">
        <w:t xml:space="preserve"> </w:t>
      </w:r>
      <w:r w:rsidR="00CE65E8">
        <w:t xml:space="preserve">for each </w:t>
      </w:r>
      <w:r w:rsidR="00DA713B">
        <w:t>dose</w:t>
      </w:r>
      <w:r w:rsidR="00CE65E8">
        <w:t xml:space="preserve"> arm with each </w:t>
      </w:r>
      <w:r w:rsidR="00746858">
        <w:t>immunization</w:t>
      </w:r>
      <w:r w:rsidR="00CE65E8">
        <w:t xml:space="preserve"> having the same dose. The </w:t>
      </w:r>
      <w:r w:rsidR="00DA713B">
        <w:t>except</w:t>
      </w:r>
      <w:r w:rsidR="00CE65E8">
        <w:t>ion</w:t>
      </w:r>
      <w:r w:rsidR="00DA713B">
        <w:t xml:space="preserve"> </w:t>
      </w:r>
      <w:r w:rsidR="00DB48AB">
        <w:t xml:space="preserve">was </w:t>
      </w:r>
      <w:r w:rsidR="00DA713B">
        <w:t xml:space="preserve">Janssen, which </w:t>
      </w:r>
      <w:r w:rsidR="00583CE7">
        <w:t xml:space="preserve"> also </w:t>
      </w:r>
      <w:r w:rsidR="00DB48AB">
        <w:t xml:space="preserve">had </w:t>
      </w:r>
      <w:r w:rsidR="00152C9C">
        <w:t xml:space="preserve">four </w:t>
      </w:r>
      <w:r w:rsidR="00DA713B">
        <w:t xml:space="preserve">arms with a single </w:t>
      </w:r>
      <w:r w:rsidR="00746858">
        <w:t>immunization</w:t>
      </w:r>
      <w:r w:rsidR="00DA713B">
        <w:t>.</w:t>
      </w:r>
      <w:r>
        <w:t xml:space="preserve"> </w:t>
      </w:r>
      <w:r w:rsidR="00DA713B">
        <w:t>Within each vaccine</w:t>
      </w:r>
      <w:r w:rsidR="00CE65E8">
        <w:t xml:space="preserve"> with two scheduled </w:t>
      </w:r>
      <w:r w:rsidR="00685745">
        <w:t>immunizations</w:t>
      </w:r>
      <w:r w:rsidR="00DA713B">
        <w:t xml:space="preserve">, </w:t>
      </w:r>
      <w:r w:rsidR="00746858">
        <w:t>if D is the dose for the arm and D</w:t>
      </w:r>
      <w:r w:rsidR="00746858" w:rsidRPr="00746858">
        <w:rPr>
          <w:vertAlign w:val="subscript"/>
        </w:rPr>
        <w:t>min</w:t>
      </w:r>
      <w:r w:rsidR="00746858">
        <w:t xml:space="preserve"> is the minimum dose among all arms for that vaccine, then the dose score is </w:t>
      </w:r>
    </w:p>
    <w:p w14:paraId="3D3271CA" w14:textId="03DD2059" w:rsidR="00746858" w:rsidRDefault="00000000" w:rsidP="001B047E">
      <m:oMath>
        <m:func>
          <m:funcPr>
            <m:ctrlPr>
              <w:rPr>
                <w:rFonts w:ascii="Cambria Math" w:eastAsia="Times New Roman" w:hAnsi="Cambria Math"/>
                <w:i/>
                <w:szCs w:val="24"/>
              </w:rPr>
            </m:ctrlPr>
          </m:funcPr>
          <m:fName>
            <m:sSub>
              <m:sSubPr>
                <m:ctrlPr>
                  <w:rPr>
                    <w:rFonts w:ascii="Cambria Math" w:eastAsia="Times New Roman" w:hAnsi="Cambria Math"/>
                    <w:i/>
                    <w:szCs w:val="24"/>
                  </w:rPr>
                </m:ctrlPr>
              </m:sSubPr>
              <m:e>
                <m:r>
                  <m:rPr>
                    <m:sty m:val="p"/>
                  </m:rPr>
                  <w:rPr>
                    <w:rFonts w:ascii="Cambria Math" w:eastAsia="Times New Roman" w:hAnsi="Cambria Math"/>
                    <w:szCs w:val="24"/>
                  </w:rPr>
                  <m:t xml:space="preserve"> log</m:t>
                </m:r>
              </m:e>
              <m:sub>
                <m:r>
                  <w:rPr>
                    <w:rFonts w:ascii="Cambria Math" w:eastAsia="Times New Roman" w:hAnsi="Cambria Math"/>
                    <w:szCs w:val="24"/>
                  </w:rPr>
                  <m:t>10</m:t>
                </m:r>
              </m:sub>
            </m:sSub>
          </m:fName>
          <m:e>
            <m:d>
              <m:dPr>
                <m:ctrlPr>
                  <w:rPr>
                    <w:rFonts w:ascii="Cambria Math" w:eastAsia="Times New Roman" w:hAnsi="Cambria Math"/>
                    <w:i/>
                    <w:szCs w:val="24"/>
                  </w:rPr>
                </m:ctrlPr>
              </m:dPr>
              <m:e>
                <m:f>
                  <m:fPr>
                    <m:ctrlPr>
                      <w:rPr>
                        <w:rFonts w:ascii="Cambria Math" w:eastAsia="Times New Roman" w:hAnsi="Cambria Math"/>
                        <w:i/>
                        <w:szCs w:val="24"/>
                      </w:rPr>
                    </m:ctrlPr>
                  </m:fPr>
                  <m:num>
                    <m:r>
                      <w:rPr>
                        <w:rFonts w:ascii="Cambria Math" w:eastAsia="Times New Roman" w:hAnsi="Cambria Math"/>
                        <w:szCs w:val="24"/>
                      </w:rPr>
                      <m:t>10*D</m:t>
                    </m:r>
                  </m:num>
                  <m:den>
                    <m:sSub>
                      <m:sSubPr>
                        <m:ctrlPr>
                          <w:rPr>
                            <w:rFonts w:ascii="Cambria Math" w:eastAsia="Times New Roman" w:hAnsi="Cambria Math"/>
                            <w:i/>
                            <w:szCs w:val="24"/>
                          </w:rPr>
                        </m:ctrlPr>
                      </m:sSubPr>
                      <m:e>
                        <m:r>
                          <w:rPr>
                            <w:rFonts w:ascii="Cambria Math" w:eastAsia="Times New Roman" w:hAnsi="Cambria Math"/>
                            <w:szCs w:val="24"/>
                          </w:rPr>
                          <m:t>D</m:t>
                        </m:r>
                      </m:e>
                      <m:sub>
                        <m:r>
                          <w:rPr>
                            <w:rFonts w:ascii="Cambria Math" w:eastAsia="Times New Roman" w:hAnsi="Cambria Math"/>
                            <w:szCs w:val="24"/>
                          </w:rPr>
                          <m:t>min</m:t>
                        </m:r>
                      </m:sub>
                    </m:sSub>
                  </m:den>
                </m:f>
              </m:e>
            </m:d>
          </m:e>
        </m:func>
      </m:oMath>
      <w:r w:rsidR="00746858">
        <w:rPr>
          <w:rFonts w:eastAsiaTheme="minorEastAsia"/>
          <w:szCs w:val="24"/>
        </w:rPr>
        <w:t>,</w:t>
      </w:r>
    </w:p>
    <w:p w14:paraId="1CF7B6DF" w14:textId="23C69DA4" w:rsidR="00685745" w:rsidRDefault="00746858" w:rsidP="001B047E">
      <w:r>
        <w:t xml:space="preserve">so that </w:t>
      </w:r>
      <w:r w:rsidR="00AB5277">
        <w:t xml:space="preserve">the minimum dose </w:t>
      </w:r>
      <w:r>
        <w:t>has a dose score of</w:t>
      </w:r>
      <w:r w:rsidR="00AB5277">
        <w:t xml:space="preserve"> 1,</w:t>
      </w:r>
      <w:r>
        <w:t xml:space="preserve"> a dose score of</w:t>
      </w:r>
      <w:r w:rsidR="00AB5277">
        <w:t xml:space="preserve"> 2 </w:t>
      </w:r>
      <w:r>
        <w:t>represents a dose that is</w:t>
      </w:r>
      <w:r w:rsidR="00AB5277">
        <w:t xml:space="preserve"> 10 times the minimum dose</w:t>
      </w:r>
      <w:r>
        <w:t>,</w:t>
      </w:r>
      <w:r w:rsidR="00AB5277">
        <w:t xml:space="preserve"> and a value of 3 is 100 times the minimum dose</w:t>
      </w:r>
      <w:r>
        <w:t xml:space="preserve">, etc.. </w:t>
      </w:r>
      <w:r w:rsidR="00AB5277">
        <w:t xml:space="preserve"> The </w:t>
      </w:r>
      <w:r w:rsidR="00C43FE7">
        <w:t>control</w:t>
      </w:r>
      <w:r w:rsidR="00AB5277">
        <w:t xml:space="preserve"> is set to 0. </w:t>
      </w:r>
      <w:r w:rsidR="00DA713B">
        <w:t xml:space="preserve">Because the Janssen </w:t>
      </w:r>
      <w:r w:rsidR="00020090">
        <w:t xml:space="preserve">had </w:t>
      </w:r>
      <w:r w:rsidR="00DA713B">
        <w:t xml:space="preserve">some arms with </w:t>
      </w:r>
      <w:r w:rsidR="003158A6">
        <w:t>one immunization</w:t>
      </w:r>
      <w:r w:rsidR="00DA713B">
        <w:t xml:space="preserve"> and some with two</w:t>
      </w:r>
      <w:r w:rsidR="003158A6">
        <w:t xml:space="preserve"> immun</w:t>
      </w:r>
      <w:r w:rsidR="00FA093F">
        <w:t>i</w:t>
      </w:r>
      <w:r w:rsidR="003158A6">
        <w:t>zations</w:t>
      </w:r>
      <w:r w:rsidR="00DA713B">
        <w:t>, we consider</w:t>
      </w:r>
      <w:r w:rsidR="00020090">
        <w:t>ed</w:t>
      </w:r>
      <w:r w:rsidR="00C43FE7">
        <w:t xml:space="preserve"> three different </w:t>
      </w:r>
      <w:r w:rsidR="003158A6">
        <w:t>methods</w:t>
      </w:r>
      <w:r w:rsidR="00C43FE7">
        <w:t xml:space="preserve"> to </w:t>
      </w:r>
      <w:r w:rsidR="003158A6">
        <w:t>quantify</w:t>
      </w:r>
      <w:r w:rsidR="00C43FE7">
        <w:t xml:space="preserve"> the Jans</w:t>
      </w:r>
      <w:r w:rsidR="00FA093F">
        <w:t>s</w:t>
      </w:r>
      <w:r w:rsidR="00C43FE7">
        <w:t>en dose</w:t>
      </w:r>
      <w:r w:rsidR="003158A6">
        <w:t xml:space="preserve"> score</w:t>
      </w:r>
      <w:r w:rsidR="00685745">
        <w:t xml:space="preserve">: </w:t>
      </w:r>
    </w:p>
    <w:p w14:paraId="7C7BD189" w14:textId="42F04642" w:rsidR="00685745" w:rsidRDefault="00C43FE7" w:rsidP="00685745">
      <w:pPr>
        <w:pStyle w:val="ListParagraph"/>
        <w:numPr>
          <w:ilvl w:val="0"/>
          <w:numId w:val="5"/>
        </w:numPr>
      </w:pPr>
      <w:r>
        <w:t xml:space="preserve">Janssen(s=1/2) means that </w:t>
      </w:r>
      <w:r w:rsidR="003158A6">
        <w:t>each</w:t>
      </w:r>
      <w:r>
        <w:t xml:space="preserve"> single </w:t>
      </w:r>
      <w:r w:rsidR="003158A6">
        <w:t xml:space="preserve">immunization arm has its dose halved before scoring. </w:t>
      </w:r>
    </w:p>
    <w:p w14:paraId="06728042" w14:textId="77777777" w:rsidR="00685745" w:rsidRDefault="00953D78" w:rsidP="00685745">
      <w:pPr>
        <w:pStyle w:val="ListParagraph"/>
        <w:numPr>
          <w:ilvl w:val="0"/>
          <w:numId w:val="5"/>
        </w:numPr>
      </w:pPr>
      <w:r>
        <w:t xml:space="preserve">Janssen(actual) means </w:t>
      </w:r>
      <w:r w:rsidR="00685745">
        <w:t>that single immunization arms and double immunization arms have the same dose scores if the dose of each immunization is the same.</w:t>
      </w:r>
    </w:p>
    <w:p w14:paraId="36AF67E7" w14:textId="259A9393" w:rsidR="00685745" w:rsidRDefault="00685745" w:rsidP="00685745">
      <w:pPr>
        <w:pStyle w:val="ListParagraph"/>
        <w:numPr>
          <w:ilvl w:val="0"/>
          <w:numId w:val="5"/>
        </w:numPr>
      </w:pPr>
      <w:r>
        <w:t>Janssen(2 dose) means that the single immunization arms are ignored</w:t>
      </w:r>
      <w:r w:rsidR="003158A6">
        <w:t xml:space="preserve"> and only the 2 </w:t>
      </w:r>
      <w:r w:rsidR="00FA093F">
        <w:t xml:space="preserve">dose </w:t>
      </w:r>
      <w:r w:rsidR="003158A6">
        <w:t>immunization arms are included. Then the</w:t>
      </w:r>
      <w:r>
        <w:t xml:space="preserve"> doses are scored analogously to the other vaccines. </w:t>
      </w:r>
    </w:p>
    <w:p w14:paraId="3414573E" w14:textId="31C911B2" w:rsidR="006076D2" w:rsidRDefault="003158A6" w:rsidP="001B047E">
      <w:r>
        <w:t xml:space="preserve">We graph the different dose scores below. </w:t>
      </w:r>
      <w:r w:rsidR="00685745">
        <w:t xml:space="preserve">Because </w:t>
      </w:r>
      <w:r>
        <w:t xml:space="preserve">for the Janssen vaccine </w:t>
      </w:r>
      <w:r w:rsidR="00685745">
        <w:t xml:space="preserve">the minimum dose changes between the three methods, the </w:t>
      </w:r>
      <w:r>
        <w:t>Janssen arms with two immunizations will have different dose scores depending on the method (these</w:t>
      </w:r>
      <w:r w:rsidR="009B0993">
        <w:t xml:space="preserve"> scores</w:t>
      </w:r>
      <w:r>
        <w:t xml:space="preserve"> are connected with dotted lines in the graph). </w:t>
      </w:r>
      <w:r w:rsidR="00116453">
        <w:t xml:space="preserve"> For this summary, we focus on the overall scores using Janssen(s=1/2) (the single dose halved dose score)</w:t>
      </w:r>
      <w:r w:rsidR="00351E53">
        <w:t xml:space="preserve"> when summarizing results.</w:t>
      </w:r>
    </w:p>
    <w:p w14:paraId="6B05EE85" w14:textId="622B5979" w:rsidR="00AB5277" w:rsidRDefault="001232D2" w:rsidP="001B047E">
      <w:r>
        <w:rPr>
          <w:noProof/>
        </w:rPr>
        <mc:AlternateContent>
          <mc:Choice Requires="wps">
            <w:drawing>
              <wp:anchor distT="0" distB="0" distL="114300" distR="114300" simplePos="0" relativeHeight="251658241" behindDoc="1" locked="0" layoutInCell="1" allowOverlap="1" wp14:anchorId="243FEA60" wp14:editId="0AE9C161">
                <wp:simplePos x="0" y="0"/>
                <wp:positionH relativeFrom="column">
                  <wp:posOffset>0</wp:posOffset>
                </wp:positionH>
                <wp:positionV relativeFrom="paragraph">
                  <wp:posOffset>2798445</wp:posOffset>
                </wp:positionV>
                <wp:extent cx="5940425"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3A387C54" w14:textId="035ABFDC" w:rsidR="001232D2" w:rsidRPr="00E302BB" w:rsidRDefault="001232D2" w:rsidP="001232D2">
                            <w:pPr>
                              <w:pStyle w:val="Caption"/>
                              <w:rPr>
                                <w:noProof/>
                              </w:rPr>
                            </w:pPr>
                            <w:r>
                              <w:t xml:space="preserve">Figure </w:t>
                            </w:r>
                            <w:fldSimple w:instr=" SEQ Figure \* ARABIC ">
                              <w:r>
                                <w:rPr>
                                  <w:noProof/>
                                </w:rPr>
                                <w:t>1</w:t>
                              </w:r>
                            </w:fldSimple>
                            <w:r>
                              <w:t>: Dose scores</w:t>
                            </w:r>
                            <w:r w:rsidR="009536EE">
                              <w:t xml:space="preserve"> for each </w:t>
                            </w:r>
                            <w:r w:rsidR="007B18AB">
                              <w:t>vaccine.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3FEA60" id="_x0000_t202" coordsize="21600,21600" o:spt="202" path="m,l,21600r21600,l21600,xe">
                <v:stroke joinstyle="miter"/>
                <v:path gradientshapeok="t" o:connecttype="rect"/>
              </v:shapetype>
              <v:shape id="Text Box 1" o:spid="_x0000_s1026" type="#_x0000_t202" style="position:absolute;margin-left:0;margin-top:220.35pt;width:467.75pt;height:.0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" stroked="f">
                <v:textbox style="mso-fit-shape-to-text:t" inset="0,0,0,0">
                  <w:txbxContent>
                    <w:p w14:paraId="3A387C54" w14:textId="035ABFDC" w:rsidR="001232D2" w:rsidRPr="00E302BB" w:rsidRDefault="001232D2" w:rsidP="001232D2">
                      <w:pPr>
                        <w:pStyle w:val="Caption"/>
                        <w:rPr>
                          <w:noProof/>
                        </w:rPr>
                      </w:pPr>
                      <w:r>
                        <w:t xml:space="preserve">Figure </w:t>
                      </w:r>
                      <w:r w:rsidR="00000000">
                        <w:fldChar w:fldCharType="begin"/>
                      </w:r>
                      <w:r w:rsidR="00000000">
                        <w:instrText xml:space="preserve"> SEQ Figure \* ARABIC </w:instrText>
                      </w:r>
                      <w:r w:rsidR="00000000">
                        <w:fldChar w:fldCharType="separate"/>
                      </w:r>
                      <w:r>
                        <w:rPr>
                          <w:noProof/>
                        </w:rPr>
                        <w:t>1</w:t>
                      </w:r>
                      <w:r w:rsidR="00000000">
                        <w:rPr>
                          <w:noProof/>
                        </w:rPr>
                        <w:fldChar w:fldCharType="end"/>
                      </w:r>
                      <w:r>
                        <w:t>: Dose scores</w:t>
                      </w:r>
                      <w:r w:rsidR="009536EE">
                        <w:t xml:space="preserve"> for each </w:t>
                      </w:r>
                      <w:r w:rsidR="007B18AB">
                        <w:t>vaccine.</w:t>
                      </w:r>
                    </w:p>
                  </w:txbxContent>
                </v:textbox>
              </v:shape>
            </w:pict>
          </mc:Fallback>
        </mc:AlternateContent>
      </w:r>
      <w:r w:rsidR="00C43FE7">
        <w:rPr>
          <w:noProof/>
        </w:rPr>
        <w:drawing>
          <wp:anchor distT="0" distB="0" distL="114300" distR="114300" simplePos="0" relativeHeight="251658240" behindDoc="1" locked="0" layoutInCell="1" allowOverlap="1" wp14:anchorId="0C724030" wp14:editId="67C5A759">
            <wp:simplePos x="0" y="0"/>
            <wp:positionH relativeFrom="column">
              <wp:posOffset>0</wp:posOffset>
            </wp:positionH>
            <wp:positionV relativeFrom="paragraph">
              <wp:posOffset>-1905</wp:posOffset>
            </wp:positionV>
            <wp:extent cx="5940425" cy="2743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a:extLst>
                        <a:ext uri="{28A0092B-C50C-407E-A947-70E740481C1C}">
                          <a14:useLocalDpi xmlns:a14="http://schemas.microsoft.com/office/drawing/2010/main" val="0"/>
                        </a:ext>
                      </a:extLst>
                    </a:blip>
                    <a:srcRect t="1" b="33450"/>
                    <a:stretch/>
                  </pic:blipFill>
                  <pic:spPr bwMode="auto">
                    <a:xfrm>
                      <a:off x="0" y="0"/>
                      <a:ext cx="5943051" cy="274441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6522422" w14:textId="77777777" w:rsidR="001232D2" w:rsidRDefault="001232D2" w:rsidP="001B047E"/>
    <w:p w14:paraId="3FABE497" w14:textId="77777777" w:rsidR="001232D2" w:rsidRDefault="001232D2" w:rsidP="001B047E"/>
    <w:p w14:paraId="3D230C51" w14:textId="77777777" w:rsidR="001232D2" w:rsidRDefault="001232D2" w:rsidP="001B047E"/>
    <w:p w14:paraId="7EFC41A5" w14:textId="77777777" w:rsidR="001232D2" w:rsidRDefault="001232D2" w:rsidP="001B047E"/>
    <w:p w14:paraId="0018BC12" w14:textId="77777777" w:rsidR="001232D2" w:rsidRDefault="001232D2" w:rsidP="001B047E"/>
    <w:p w14:paraId="5542DB22" w14:textId="77777777" w:rsidR="001232D2" w:rsidRDefault="001232D2" w:rsidP="001B047E"/>
    <w:p w14:paraId="4B44F6E6" w14:textId="77777777" w:rsidR="001232D2" w:rsidRDefault="001232D2" w:rsidP="001B047E"/>
    <w:p w14:paraId="0BF64B46" w14:textId="77777777" w:rsidR="001232D2" w:rsidRDefault="001232D2" w:rsidP="001B047E"/>
    <w:p w14:paraId="12F4A386" w14:textId="77777777" w:rsidR="001232D2" w:rsidRDefault="001232D2" w:rsidP="001B047E"/>
    <w:p w14:paraId="1209B28B" w14:textId="77777777" w:rsidR="001232D2" w:rsidRDefault="001232D2" w:rsidP="001B047E"/>
    <w:p w14:paraId="7CB52C01" w14:textId="249728DE" w:rsidR="00AB5277" w:rsidRDefault="008A2647" w:rsidP="001B047E">
      <w:r>
        <w:t>First,</w:t>
      </w:r>
      <w:r w:rsidR="00116453">
        <w:t xml:space="preserve"> we combine</w:t>
      </w:r>
      <w:r w:rsidR="00394670">
        <w:t>d</w:t>
      </w:r>
      <w:r w:rsidR="00116453">
        <w:t xml:space="preserve"> all 4 vaccines and the controls and calculate</w:t>
      </w:r>
      <w:r w:rsidR="00394670">
        <w:t>d</w:t>
      </w:r>
      <w:r w:rsidR="00116453">
        <w:t xml:space="preserve"> the overall Spearman correlation between the dose score and each of the </w:t>
      </w:r>
      <w:r w:rsidR="002A7DF5">
        <w:t>8 ways of measuring the virus specific antibody</w:t>
      </w:r>
      <w:r>
        <w:t>, for each of the</w:t>
      </w:r>
      <w:r w:rsidR="00116453">
        <w:t xml:space="preserve"> 3 ways of calculating the Janssen dose scores</w:t>
      </w:r>
      <w:r>
        <w:t>.</w:t>
      </w:r>
      <w:r w:rsidR="00116453">
        <w:t xml:space="preserve"> </w:t>
      </w:r>
      <w:r w:rsidR="00D8549B">
        <w:t xml:space="preserve">The </w:t>
      </w:r>
      <w:r>
        <w:t xml:space="preserve">resulting </w:t>
      </w:r>
      <w:r w:rsidR="00D8549B">
        <w:t>24</w:t>
      </w:r>
      <w:r w:rsidR="002A7DF5">
        <w:t xml:space="preserve"> Spearman correlation</w:t>
      </w:r>
      <w:r w:rsidR="00D8549B">
        <w:t>s in Table 6.3.</w:t>
      </w:r>
      <w:r w:rsidR="00351E53">
        <w:t>2</w:t>
      </w:r>
      <w:r w:rsidR="002A7DF5">
        <w:t xml:space="preserve"> </w:t>
      </w:r>
      <w:r w:rsidR="00394670">
        <w:t xml:space="preserve">were </w:t>
      </w:r>
      <w:r w:rsidR="00D8549B">
        <w:t>all</w:t>
      </w:r>
      <w:r w:rsidR="002A7DF5">
        <w:t xml:space="preserve"> between 0.61 and 0.7</w:t>
      </w:r>
      <w:r w:rsidR="00AC1B80">
        <w:t>2</w:t>
      </w:r>
      <w:r w:rsidR="00D8549B">
        <w:t>.</w:t>
      </w:r>
      <w:r w:rsidR="002A7DF5">
        <w:t xml:space="preserve"> </w:t>
      </w:r>
      <w:r w:rsidR="00D8549B">
        <w:t>When we calculate</w:t>
      </w:r>
      <w:r w:rsidR="00394670">
        <w:t>d</w:t>
      </w:r>
      <w:r w:rsidR="00D8549B">
        <w:t xml:space="preserve"> the Spearman correlations separately for each vaccine (ignoring the placebo arm), there </w:t>
      </w:r>
      <w:r w:rsidR="00394670">
        <w:t xml:space="preserve">were </w:t>
      </w:r>
      <w:r w:rsidR="00D8549B">
        <w:t xml:space="preserve">different </w:t>
      </w:r>
      <w:r w:rsidR="00F52FF1">
        <w:t>interpretations</w:t>
      </w:r>
      <w:r w:rsidR="00D8549B">
        <w:t xml:space="preserve"> for each vaccine</w:t>
      </w:r>
      <w:r w:rsidR="00351E53">
        <w:t xml:space="preserve"> (see Table 6.3.1, and</w:t>
      </w:r>
      <w:r w:rsidR="00D8549B">
        <w:t xml:space="preserve"> </w:t>
      </w:r>
      <w:r w:rsidR="00351E53">
        <w:t xml:space="preserve">Figures 6.3.1-6.3.8). </w:t>
      </w:r>
      <w:r w:rsidR="00D8549B">
        <w:t xml:space="preserve">The Moderna vaccine </w:t>
      </w:r>
      <w:r w:rsidR="006643D2">
        <w:t xml:space="preserve">showed </w:t>
      </w:r>
      <w:r w:rsidR="00D8549B">
        <w:t xml:space="preserve">substantial and significant association with the dose and the 8 ways of measuring virus specific antibody (Spearman correlations all significant, ranging from 0.74 to 0.86). The Janssen vaccine with the single dose halved </w:t>
      </w:r>
      <w:r w:rsidR="006643D2">
        <w:t xml:space="preserve">showed </w:t>
      </w:r>
      <w:r w:rsidR="00D8549B">
        <w:t xml:space="preserve">less extreme correlation, but it </w:t>
      </w:r>
      <w:r w:rsidR="006643D2">
        <w:t xml:space="preserve">was </w:t>
      </w:r>
      <w:r w:rsidR="00D8549B">
        <w:t xml:space="preserve">still  significant for all 8 ways (Spearman correlations all significant, </w:t>
      </w:r>
      <w:r w:rsidR="00237479">
        <w:t xml:space="preserve">ranging from </w:t>
      </w:r>
      <w:r w:rsidR="00237479">
        <w:lastRenderedPageBreak/>
        <w:t>0.46 to 0.74).  See Table 6.3.</w:t>
      </w:r>
      <w:r w:rsidR="00351E53">
        <w:t>1</w:t>
      </w:r>
      <w:r w:rsidR="00237479">
        <w:t xml:space="preserve"> for the other 2 ways of scoring the dose for the Janssen vaccine. The Sanofi vaccine </w:t>
      </w:r>
      <w:r w:rsidR="00131F03">
        <w:t xml:space="preserve">had </w:t>
      </w:r>
      <w:r w:rsidR="00237479">
        <w:t xml:space="preserve">only </w:t>
      </w:r>
      <w:r w:rsidR="00AC1B80">
        <w:t>3</w:t>
      </w:r>
      <w:r w:rsidR="00237479">
        <w:t xml:space="preserve"> out of 8 significant, with all 8 correlation estimates positive (range: 0.15 to 0.60). The Novavax vaccine </w:t>
      </w:r>
      <w:r w:rsidR="00131F03">
        <w:t xml:space="preserve">had </w:t>
      </w:r>
      <w:r w:rsidR="00237479">
        <w:t>no significant correlations, but all estimates positive (range: 0.17 to 0.34).  It is difficult to compare</w:t>
      </w:r>
      <w:r w:rsidR="009B0993">
        <w:t xml:space="preserve"> dose effects on viral load</w:t>
      </w:r>
      <w:r w:rsidR="00237479">
        <w:t xml:space="preserve"> across vaccines</w:t>
      </w:r>
      <w:r>
        <w:t xml:space="preserve"> b</w:t>
      </w:r>
      <w:r w:rsidR="00237479">
        <w:t>ecause</w:t>
      </w:r>
      <w:r w:rsidR="009B0993">
        <w:t xml:space="preserve"> of differences between</w:t>
      </w:r>
      <w:r w:rsidR="00237479">
        <w:t xml:space="preserve"> the vaccine</w:t>
      </w:r>
      <w:r w:rsidR="00EF7EAF">
        <w:t xml:space="preserve"> platform</w:t>
      </w:r>
      <w:r w:rsidR="0021198D">
        <w:t>s</w:t>
      </w:r>
      <w:r w:rsidR="009B0993">
        <w:t xml:space="preserve">, </w:t>
      </w:r>
      <w:r w:rsidR="00237479">
        <w:t>the</w:t>
      </w:r>
      <w:r w:rsidR="00F52FF1">
        <w:t>ir</w:t>
      </w:r>
      <w:r>
        <w:t xml:space="preserve"> minimum doses</w:t>
      </w:r>
      <w:r w:rsidR="009B0993">
        <w:t>, and</w:t>
      </w:r>
      <w:r>
        <w:t xml:space="preserve"> the</w:t>
      </w:r>
      <w:r w:rsidR="009B0993">
        <w:t>ir</w:t>
      </w:r>
      <w:r>
        <w:t xml:space="preserve"> </w:t>
      </w:r>
      <w:r w:rsidR="00237479">
        <w:t>range of doses</w:t>
      </w:r>
      <w:r>
        <w:t>. Thus,</w:t>
      </w:r>
      <w:r w:rsidR="00237479">
        <w:t xml:space="preserve"> </w:t>
      </w:r>
      <w:r w:rsidR="00DA6DA6">
        <w:t xml:space="preserve">we do not </w:t>
      </w:r>
      <w:r w:rsidR="00237479">
        <w:t>expect the</w:t>
      </w:r>
      <w:r w:rsidR="00351E53">
        <w:t xml:space="preserve"> correlations</w:t>
      </w:r>
      <w:r w:rsidR="00237479">
        <w:t xml:space="preserve"> to be similar for the different vaccines. </w:t>
      </w:r>
      <w:r w:rsidR="00037BC3">
        <w:t xml:space="preserve"> </w:t>
      </w:r>
    </w:p>
    <w:p w14:paraId="631D9CDA" w14:textId="77777777" w:rsidR="00AB5277" w:rsidRDefault="00AB5277" w:rsidP="001B047E"/>
    <w:p w14:paraId="119CE8FB" w14:textId="4E0394DC" w:rsidR="001B047E" w:rsidRPr="001B047E" w:rsidRDefault="001B047E" w:rsidP="00FF2FAF">
      <w:pPr>
        <w:pStyle w:val="Heading1"/>
      </w:pPr>
      <w:bookmarkStart w:id="14" w:name="_Toc139630294"/>
      <w:r>
        <w:t xml:space="preserve">Dose Response </w:t>
      </w:r>
      <w:r w:rsidR="0047264C">
        <w:t xml:space="preserve">Effects </w:t>
      </w:r>
      <w:r>
        <w:t xml:space="preserve">of Vaccine Product on </w:t>
      </w:r>
      <w:r w:rsidR="000A2FD7">
        <w:t>Post Challenge Viral Load (Section 6.3)</w:t>
      </w:r>
      <w:bookmarkEnd w:id="14"/>
      <w:r w:rsidR="000A2FD7">
        <w:t xml:space="preserve"> </w:t>
      </w:r>
    </w:p>
    <w:p w14:paraId="3298BCAF" w14:textId="6436BADE" w:rsidR="001B047E" w:rsidRDefault="001B047E" w:rsidP="00733CD0"/>
    <w:p w14:paraId="2D515F70" w14:textId="008B2423" w:rsidR="00C57E40" w:rsidRDefault="00652F8A" w:rsidP="00C57E40">
      <w:r>
        <w:t>Next,</w:t>
      </w:r>
      <w:r w:rsidR="00E446D5">
        <w:t xml:space="preserve"> we </w:t>
      </w:r>
      <w:r w:rsidR="00C57E40">
        <w:t>compare</w:t>
      </w:r>
      <w:r w:rsidR="00E446D5">
        <w:t>d</w:t>
      </w:r>
      <w:r w:rsidR="00C57E40">
        <w:t xml:space="preserve"> the dose scores to the different ways of measuring viral load. </w:t>
      </w:r>
      <w:r w:rsidR="009B0993">
        <w:t xml:space="preserve"> </w:t>
      </w:r>
      <w:r w:rsidR="00C57E40">
        <w:t>Overall</w:t>
      </w:r>
      <w:r w:rsidR="009B0993">
        <w:t>,</w:t>
      </w:r>
      <w:r w:rsidR="00C57E40">
        <w:t xml:space="preserve"> there </w:t>
      </w:r>
      <w:r>
        <w:t xml:space="preserve">were </w:t>
      </w:r>
      <w:r w:rsidR="00C57E40">
        <w:t>substantial and significant negative Spearman correlations with each of the 12 ways of measuring the viral load and the 3 ways of scoring the Janssen doses (Table 6.3</w:t>
      </w:r>
      <w:r w:rsidR="00EF239A">
        <w:t>.4</w:t>
      </w:r>
      <w:r w:rsidR="00C57E40">
        <w:t>). The 36 Spearman correlations in Table 6.3.</w:t>
      </w:r>
      <w:r w:rsidR="00EF239A">
        <w:t>4</w:t>
      </w:r>
      <w:r w:rsidR="00C57E40">
        <w:t xml:space="preserve"> </w:t>
      </w:r>
      <w:r>
        <w:t xml:space="preserve">were </w:t>
      </w:r>
      <w:r w:rsidR="00C57E40">
        <w:t>all between -0.5</w:t>
      </w:r>
      <w:r w:rsidR="00F11CD1">
        <w:t>7</w:t>
      </w:r>
      <w:r w:rsidR="00C57E40">
        <w:t xml:space="preserve"> and -0.2</w:t>
      </w:r>
      <w:r w:rsidR="00EF239A">
        <w:t>4</w:t>
      </w:r>
      <w:r w:rsidR="00C57E40">
        <w:t>. When we calculate</w:t>
      </w:r>
      <w:r>
        <w:t>d</w:t>
      </w:r>
      <w:r w:rsidR="00C57E40">
        <w:t xml:space="preserve"> the Spearman correlations separately for each vaccine (ignoring the placebo arm), there </w:t>
      </w:r>
      <w:r>
        <w:t xml:space="preserve">were </w:t>
      </w:r>
      <w:r w:rsidR="004D668D">
        <w:t>few significant correlations</w:t>
      </w:r>
      <w:r w:rsidR="00EF239A">
        <w:t xml:space="preserve"> (Table 6.3.3</w:t>
      </w:r>
      <w:r w:rsidR="00A71953">
        <w:t>, see</w:t>
      </w:r>
      <w:r w:rsidR="008A2647">
        <w:t xml:space="preserve"> also</w:t>
      </w:r>
      <w:r w:rsidR="00A71953">
        <w:t xml:space="preserve"> Figures 6.3.9-6.3.20</w:t>
      </w:r>
      <w:r w:rsidR="00EF239A">
        <w:t>)</w:t>
      </w:r>
      <w:r w:rsidR="004D668D">
        <w:t xml:space="preserve">. Only the Moderna and the Janssen (single dose halved) </w:t>
      </w:r>
      <w:r>
        <w:t xml:space="preserve">had </w:t>
      </w:r>
      <w:r w:rsidR="004D668D">
        <w:t xml:space="preserve">any significant Spearman correlations.  Further, the Moderna </w:t>
      </w:r>
      <w:r w:rsidR="000C0458">
        <w:t>vaccine wa</w:t>
      </w:r>
      <w:r w:rsidR="004D668D">
        <w:t xml:space="preserve">s significant only for the 4 Nasal swab viral load measurements, and the Janssen </w:t>
      </w:r>
      <w:r w:rsidR="000C0458">
        <w:t xml:space="preserve">vaccine </w:t>
      </w:r>
      <w:r w:rsidR="004D668D">
        <w:t xml:space="preserve">(single dose halved) </w:t>
      </w:r>
      <w:r w:rsidR="000C0458">
        <w:t xml:space="preserve">was </w:t>
      </w:r>
      <w:r w:rsidR="004D668D">
        <w:t xml:space="preserve">only significant for the 2 Nasal swab on Day 2 post-challenge. </w:t>
      </w:r>
      <w:r w:rsidR="00EF7EAF">
        <w:t>Since the vaccines vary in platforms,</w:t>
      </w:r>
      <w:r w:rsidR="004D668D">
        <w:t xml:space="preserve"> </w:t>
      </w:r>
      <w:r w:rsidR="00C57E40">
        <w:t xml:space="preserve">the </w:t>
      </w:r>
      <w:r w:rsidR="00EF239A">
        <w:t>dose scores</w:t>
      </w:r>
      <w:r w:rsidR="00C57E40">
        <w:t xml:space="preserve"> </w:t>
      </w:r>
      <w:r w:rsidR="0029734C">
        <w:t xml:space="preserve">relationship with </w:t>
      </w:r>
      <w:r w:rsidR="00C54201">
        <w:t xml:space="preserve">viral load </w:t>
      </w:r>
      <w:r w:rsidR="00051DA4">
        <w:t xml:space="preserve">were not expected </w:t>
      </w:r>
      <w:r w:rsidR="00C57E40">
        <w:t xml:space="preserve">to be similar </w:t>
      </w:r>
      <w:r w:rsidR="00EF239A">
        <w:t>because each vaccine has a different minimum dose and dose spread</w:t>
      </w:r>
      <w:r w:rsidR="00C57E40">
        <w:t xml:space="preserve">.  </w:t>
      </w:r>
    </w:p>
    <w:p w14:paraId="31252387" w14:textId="2985A3C4" w:rsidR="004B5EA7" w:rsidRDefault="004B5EA7" w:rsidP="00733CD0"/>
    <w:p w14:paraId="06E8627C" w14:textId="7CB0906B" w:rsidR="00EF239A" w:rsidRDefault="00A71953" w:rsidP="00733CD0">
      <w:r>
        <w:t xml:space="preserve">We considered linear </w:t>
      </w:r>
      <w:r w:rsidR="00312EC2" w:rsidRPr="00312EC2">
        <w:t xml:space="preserve">generalized estimating equation </w:t>
      </w:r>
      <w:r w:rsidR="00312EC2">
        <w:t>(</w:t>
      </w:r>
      <w:r>
        <w:t>GEE</w:t>
      </w:r>
      <w:r w:rsidR="00312EC2">
        <w:t>)</w:t>
      </w:r>
      <w:r>
        <w:t xml:space="preserve"> model</w:t>
      </w:r>
      <w:r w:rsidR="00253DD5">
        <w:t>s</w:t>
      </w:r>
      <w:r>
        <w:t xml:space="preserve"> to compare the dose scores to each of the 12 ways to measure viral load. </w:t>
      </w:r>
      <w:r w:rsidR="008A2647">
        <w:t xml:space="preserve"> Th</w:t>
      </w:r>
      <w:r w:rsidR="00253DD5">
        <w:t>ese</w:t>
      </w:r>
      <w:r w:rsidR="008A2647">
        <w:t xml:space="preserve"> model</w:t>
      </w:r>
      <w:r w:rsidR="00253DD5">
        <w:t>s</w:t>
      </w:r>
      <w:r w:rsidR="008A2647">
        <w:t xml:space="preserve"> allow a different effect for each vaccine</w:t>
      </w:r>
      <w:r w:rsidR="00253DD5">
        <w:t xml:space="preserve"> by estimating a different adjustment factor for each vaccine’s dose score.</w:t>
      </w:r>
      <w:r w:rsidR="008A2647">
        <w:t xml:space="preserve"> Of the</w:t>
      </w:r>
      <w:r>
        <w:t xml:space="preserve"> 3 ways to define the dose scores for the Janssen </w:t>
      </w:r>
      <w:r w:rsidR="008A2647">
        <w:t>study, we</w:t>
      </w:r>
      <w:r>
        <w:t xml:space="preserve"> focus</w:t>
      </w:r>
      <w:r w:rsidR="00FA7628">
        <w:t>ed</w:t>
      </w:r>
      <w:r>
        <w:t xml:space="preserve"> on Janssen(s=1/2), which </w:t>
      </w:r>
      <w:r w:rsidR="00FA7628">
        <w:t xml:space="preserve">was </w:t>
      </w:r>
      <w:r w:rsidR="008A2647">
        <w:t>single</w:t>
      </w:r>
      <w:r>
        <w:t xml:space="preserve"> dose halved dose score. </w:t>
      </w:r>
      <w:r w:rsidR="004C2172">
        <w:t xml:space="preserve">For that case only, we include plots of the model on top of the raw data to help explain the fits. </w:t>
      </w:r>
      <w:r w:rsidR="009C3B51">
        <w:t xml:space="preserve"> We perform</w:t>
      </w:r>
      <w:r w:rsidR="00FA7628">
        <w:t>ed</w:t>
      </w:r>
      <w:r w:rsidR="009C3B51">
        <w:t xml:space="preserve"> linear models on the log10 viral load, except the AUC measurements which did not need to be log10 transformed, since they were calculated by using the log10 transformed viral loads at each time point. </w:t>
      </w:r>
    </w:p>
    <w:p w14:paraId="760CB5BB" w14:textId="60A4C3EA" w:rsidR="00253DD5" w:rsidRDefault="00253DD5" w:rsidP="00733CD0"/>
    <w:p w14:paraId="2BFCC0F3" w14:textId="15B31CB9" w:rsidR="00253DD5" w:rsidRDefault="00253DD5" w:rsidP="00733CD0">
      <w:r>
        <w:t>We discuss the model for the Janssen(s=1/2) analysis on the AUC for the BAL N1 (Table 6.3.17, Figure 6.3.21).  Th</w:t>
      </w:r>
      <w:r w:rsidR="00F64281">
        <w:t>e</w:t>
      </w:r>
      <w:r>
        <w:t xml:space="preserve"> model</w:t>
      </w:r>
      <w:r w:rsidR="00F64281">
        <w:t xml:space="preserve"> for each vaccine </w:t>
      </w:r>
      <w:r w:rsidR="00B16D73">
        <w:t xml:space="preserve">had </w:t>
      </w:r>
      <w:r w:rsidR="00F64281">
        <w:t xml:space="preserve">the expected AUC value equal to the intercept plus a factor (unique for each vaccine) times the dose score, </w:t>
      </w:r>
    </w:p>
    <w:p w14:paraId="4D3AF097" w14:textId="6D5BDAE1" w:rsidR="00253DD5" w:rsidRDefault="00F64281" w:rsidP="00733CD0">
      <w:pPr>
        <w:rPr>
          <w:rFonts w:eastAsiaTheme="minorEastAsia"/>
        </w:rPr>
      </w:pPr>
      <m:oMath>
        <m:r>
          <w:rPr>
            <w:rFonts w:ascii="Cambria Math" w:hAnsi="Cambria Math"/>
          </w:rPr>
          <m:t>E</m:t>
        </m:r>
        <m:d>
          <m:dPr>
            <m:ctrlPr>
              <w:rPr>
                <w:rFonts w:ascii="Cambria Math" w:hAnsi="Cambria Math"/>
                <w:i/>
              </w:rPr>
            </m:ctrlPr>
          </m:dPr>
          <m:e>
            <m:r>
              <w:rPr>
                <w:rFonts w:ascii="Cambria Math" w:hAnsi="Cambria Math"/>
              </w:rPr>
              <m:t>AUC</m:t>
            </m:r>
          </m:e>
        </m:d>
        <m:r>
          <w:rPr>
            <w:rFonts w:ascii="Cambria Math" w:hAnsi="Cambria Math"/>
          </w:rPr>
          <m:t xml:space="preserve">=Intercept+ </m:t>
        </m:r>
      </m:oMath>
      <w:r>
        <w:rPr>
          <w:rFonts w:eastAsiaTheme="minorEastAsia"/>
        </w:rPr>
        <w:t>VaccFactor * (Dose Score).</w:t>
      </w:r>
    </w:p>
    <w:p w14:paraId="57409548" w14:textId="7C460C7B" w:rsidR="00F64281" w:rsidRDefault="00F64281" w:rsidP="00733CD0">
      <w:pPr>
        <w:rPr>
          <w:rFonts w:eastAsiaTheme="minorEastAsia"/>
        </w:rPr>
      </w:pPr>
      <w:r>
        <w:rPr>
          <w:rFonts w:eastAsiaTheme="minorEastAsia"/>
        </w:rPr>
        <w:t xml:space="preserve">Thus, the Intercept represents the expected AUC for the placebo arm, and the Intercept plus the VaccFactor represents the expected AUC for the minimum dose for that vaccine. </w:t>
      </w:r>
      <w:r w:rsidR="00D27490">
        <w:rPr>
          <w:rFonts w:eastAsiaTheme="minorEastAsia"/>
        </w:rPr>
        <w:t>We reproduce Table 6.3.17 here:</w:t>
      </w:r>
    </w:p>
    <w:p w14:paraId="199BE277" w14:textId="77777777" w:rsidR="00D27490" w:rsidRDefault="00D27490" w:rsidP="00733CD0">
      <w:pPr>
        <w:rPr>
          <w:rFonts w:eastAsiaTheme="minorEastAsia"/>
        </w:rPr>
      </w:pPr>
    </w:p>
    <w:p w14:paraId="2AABBF7A" w14:textId="64D2E3F4" w:rsidR="00D27490" w:rsidRPr="00D27490" w:rsidRDefault="00D27490" w:rsidP="00D27490">
      <w:pPr>
        <w:rPr>
          <w:rFonts w:eastAsiaTheme="minorEastAsia"/>
        </w:rPr>
      </w:pPr>
      <w:r>
        <w:rPr>
          <w:rFonts w:eastAsiaTheme="minorEastAsia"/>
        </w:rPr>
        <w:tab/>
      </w:r>
      <w:r>
        <w:rPr>
          <w:rFonts w:eastAsiaTheme="minorEastAsia"/>
        </w:rPr>
        <w:tab/>
        <w:t xml:space="preserve">Table 6.3.17: </w:t>
      </w:r>
      <w:r w:rsidR="00450D79">
        <w:rPr>
          <w:rFonts w:eastAsiaTheme="minorEastAsia"/>
        </w:rPr>
        <w:t xml:space="preserve">Vaccine </w:t>
      </w:r>
      <w:r w:rsidRPr="00D27490">
        <w:rPr>
          <w:rFonts w:eastAsiaTheme="minorEastAsia"/>
        </w:rPr>
        <w:t xml:space="preserve">Linear GEE </w:t>
      </w:r>
      <w:r w:rsidR="00A705D8">
        <w:rPr>
          <w:rFonts w:eastAsiaTheme="minorEastAsia"/>
        </w:rPr>
        <w:t xml:space="preserve">Model </w:t>
      </w:r>
      <w:r w:rsidRPr="00D27490">
        <w:rPr>
          <w:rFonts w:eastAsiaTheme="minorEastAsia"/>
        </w:rPr>
        <w:t xml:space="preserve">Results </w:t>
      </w:r>
      <w:r w:rsidR="00B73722">
        <w:rPr>
          <w:rFonts w:eastAsiaTheme="minorEastAsia"/>
        </w:rPr>
        <w:t>for</w:t>
      </w:r>
      <w:r w:rsidRPr="00D27490">
        <w:rPr>
          <w:rFonts w:eastAsiaTheme="minorEastAsia"/>
        </w:rPr>
        <w:t xml:space="preserve"> AUC BAL.N1</w:t>
      </w:r>
    </w:p>
    <w:tbl>
      <w:tblPr>
        <w:tblW w:w="0" w:type="auto"/>
        <w:tblInd w:w="1700" w:type="dxa"/>
        <w:tblLayout w:type="fixed"/>
        <w:tblCellMar>
          <w:left w:w="0" w:type="dxa"/>
          <w:right w:w="0" w:type="dxa"/>
        </w:tblCellMar>
        <w:tblLook w:val="0000" w:firstRow="0" w:lastRow="0" w:firstColumn="0" w:lastColumn="0" w:noHBand="0" w:noVBand="0"/>
      </w:tblPr>
      <w:tblGrid>
        <w:gridCol w:w="1962"/>
        <w:gridCol w:w="1026"/>
        <w:gridCol w:w="771"/>
        <w:gridCol w:w="790"/>
        <w:gridCol w:w="852"/>
      </w:tblGrid>
      <w:tr w:rsidR="00D27490" w:rsidRPr="00D27490" w14:paraId="5CAC5BBE" w14:textId="77777777">
        <w:trPr>
          <w:trHeight w:val="237"/>
        </w:trPr>
        <w:tc>
          <w:tcPr>
            <w:tcW w:w="1962" w:type="dxa"/>
            <w:tcBorders>
              <w:top w:val="single" w:sz="4" w:space="0" w:color="000000"/>
              <w:left w:val="none" w:sz="6" w:space="0" w:color="auto"/>
              <w:bottom w:val="single" w:sz="4" w:space="0" w:color="000000"/>
              <w:right w:val="single" w:sz="4" w:space="0" w:color="000000"/>
            </w:tcBorders>
          </w:tcPr>
          <w:p w14:paraId="19DD6C83" w14:textId="77777777" w:rsidR="00D27490" w:rsidRPr="00D27490" w:rsidRDefault="00D27490" w:rsidP="00D27490">
            <w:pPr>
              <w:kinsoku w:val="0"/>
              <w:overflowPunct w:val="0"/>
              <w:autoSpaceDE w:val="0"/>
              <w:autoSpaceDN w:val="0"/>
              <w:adjustRightInd w:val="0"/>
              <w:spacing w:after="0" w:line="240" w:lineRule="auto"/>
              <w:rPr>
                <w:rFonts w:ascii="Times New Roman" w:hAnsi="Times New Roman" w:cs="Times New Roman"/>
                <w:sz w:val="16"/>
                <w:szCs w:val="16"/>
              </w:rPr>
            </w:pPr>
          </w:p>
        </w:tc>
        <w:tc>
          <w:tcPr>
            <w:tcW w:w="1026" w:type="dxa"/>
            <w:tcBorders>
              <w:top w:val="single" w:sz="4" w:space="0" w:color="000000"/>
              <w:left w:val="single" w:sz="4" w:space="0" w:color="000000"/>
              <w:bottom w:val="single" w:sz="4" w:space="0" w:color="000000"/>
              <w:right w:val="single" w:sz="4" w:space="0" w:color="000000"/>
            </w:tcBorders>
          </w:tcPr>
          <w:p w14:paraId="5E98921D" w14:textId="77777777" w:rsidR="00D27490" w:rsidRPr="00D27490" w:rsidRDefault="00D27490" w:rsidP="00D27490">
            <w:pPr>
              <w:kinsoku w:val="0"/>
              <w:overflowPunct w:val="0"/>
              <w:autoSpaceDE w:val="0"/>
              <w:autoSpaceDN w:val="0"/>
              <w:adjustRightInd w:val="0"/>
              <w:spacing w:after="0" w:line="217" w:lineRule="exact"/>
              <w:ind w:left="112" w:right="112"/>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Estimate</w:t>
            </w:r>
          </w:p>
        </w:tc>
        <w:tc>
          <w:tcPr>
            <w:tcW w:w="771" w:type="dxa"/>
            <w:tcBorders>
              <w:top w:val="single" w:sz="4" w:space="0" w:color="000000"/>
              <w:left w:val="single" w:sz="4" w:space="0" w:color="000000"/>
              <w:bottom w:val="single" w:sz="4" w:space="0" w:color="000000"/>
              <w:right w:val="single" w:sz="4" w:space="0" w:color="000000"/>
            </w:tcBorders>
          </w:tcPr>
          <w:p w14:paraId="1E2A490A" w14:textId="77777777" w:rsidR="00D27490" w:rsidRPr="00D27490" w:rsidRDefault="00D27490" w:rsidP="00D27490">
            <w:pPr>
              <w:kinsoku w:val="0"/>
              <w:overflowPunct w:val="0"/>
              <w:autoSpaceDE w:val="0"/>
              <w:autoSpaceDN w:val="0"/>
              <w:adjustRightInd w:val="0"/>
              <w:spacing w:after="0" w:line="217" w:lineRule="exact"/>
              <w:ind w:left="84" w:right="84"/>
              <w:jc w:val="center"/>
              <w:rPr>
                <w:rFonts w:ascii="Palatino Linotype" w:hAnsi="Palatino Linotype" w:cs="Palatino Linotype"/>
                <w:spacing w:val="-4"/>
                <w:sz w:val="20"/>
                <w:szCs w:val="20"/>
              </w:rPr>
            </w:pPr>
            <w:r w:rsidRPr="00D27490">
              <w:rPr>
                <w:rFonts w:ascii="Palatino Linotype" w:hAnsi="Palatino Linotype" w:cs="Palatino Linotype"/>
                <w:spacing w:val="-4"/>
                <w:sz w:val="20"/>
                <w:szCs w:val="20"/>
              </w:rPr>
              <w:t>Lower</w:t>
            </w:r>
          </w:p>
        </w:tc>
        <w:tc>
          <w:tcPr>
            <w:tcW w:w="790" w:type="dxa"/>
            <w:tcBorders>
              <w:top w:val="single" w:sz="4" w:space="0" w:color="000000"/>
              <w:left w:val="single" w:sz="4" w:space="0" w:color="000000"/>
              <w:bottom w:val="single" w:sz="4" w:space="0" w:color="000000"/>
              <w:right w:val="single" w:sz="4" w:space="0" w:color="000000"/>
            </w:tcBorders>
          </w:tcPr>
          <w:p w14:paraId="5740CAB1" w14:textId="77777777" w:rsidR="00D27490" w:rsidRPr="00D27490" w:rsidRDefault="00D27490" w:rsidP="00D27490">
            <w:pPr>
              <w:kinsoku w:val="0"/>
              <w:overflowPunct w:val="0"/>
              <w:autoSpaceDE w:val="0"/>
              <w:autoSpaceDN w:val="0"/>
              <w:adjustRightInd w:val="0"/>
              <w:spacing w:after="0" w:line="217" w:lineRule="exact"/>
              <w:ind w:left="94" w:right="94"/>
              <w:jc w:val="center"/>
              <w:rPr>
                <w:rFonts w:ascii="Palatino Linotype" w:hAnsi="Palatino Linotype" w:cs="Palatino Linotype"/>
                <w:spacing w:val="-4"/>
                <w:sz w:val="20"/>
                <w:szCs w:val="20"/>
              </w:rPr>
            </w:pPr>
            <w:r w:rsidRPr="00D27490">
              <w:rPr>
                <w:rFonts w:ascii="Palatino Linotype" w:hAnsi="Palatino Linotype" w:cs="Palatino Linotype"/>
                <w:spacing w:val="-4"/>
                <w:sz w:val="20"/>
                <w:szCs w:val="20"/>
              </w:rPr>
              <w:t>Upper</w:t>
            </w:r>
          </w:p>
        </w:tc>
        <w:tc>
          <w:tcPr>
            <w:tcW w:w="852" w:type="dxa"/>
            <w:tcBorders>
              <w:top w:val="single" w:sz="4" w:space="0" w:color="000000"/>
              <w:left w:val="single" w:sz="4" w:space="0" w:color="000000"/>
              <w:bottom w:val="single" w:sz="4" w:space="0" w:color="000000"/>
              <w:right w:val="none" w:sz="6" w:space="0" w:color="auto"/>
            </w:tcBorders>
          </w:tcPr>
          <w:p w14:paraId="6BACBBC5" w14:textId="77777777" w:rsidR="00D27490" w:rsidRPr="00D27490" w:rsidRDefault="00D27490" w:rsidP="00D27490">
            <w:pPr>
              <w:kinsoku w:val="0"/>
              <w:overflowPunct w:val="0"/>
              <w:autoSpaceDE w:val="0"/>
              <w:autoSpaceDN w:val="0"/>
              <w:adjustRightInd w:val="0"/>
              <w:spacing w:after="0" w:line="217" w:lineRule="exact"/>
              <w:ind w:right="1"/>
              <w:jc w:val="center"/>
              <w:rPr>
                <w:rFonts w:ascii="Palatino Linotype" w:hAnsi="Palatino Linotype" w:cs="Palatino Linotype"/>
                <w:w w:val="92"/>
                <w:sz w:val="20"/>
                <w:szCs w:val="20"/>
              </w:rPr>
            </w:pPr>
            <w:r w:rsidRPr="00D27490">
              <w:rPr>
                <w:rFonts w:ascii="Palatino Linotype" w:hAnsi="Palatino Linotype" w:cs="Palatino Linotype"/>
                <w:w w:val="92"/>
                <w:sz w:val="20"/>
                <w:szCs w:val="20"/>
              </w:rPr>
              <w:t>p</w:t>
            </w:r>
          </w:p>
        </w:tc>
      </w:tr>
      <w:tr w:rsidR="00D27490" w:rsidRPr="00D27490" w14:paraId="313CCE9E" w14:textId="77777777">
        <w:trPr>
          <w:trHeight w:val="237"/>
        </w:trPr>
        <w:tc>
          <w:tcPr>
            <w:tcW w:w="1962" w:type="dxa"/>
            <w:tcBorders>
              <w:top w:val="single" w:sz="4" w:space="0" w:color="000000"/>
              <w:left w:val="none" w:sz="6" w:space="0" w:color="auto"/>
              <w:bottom w:val="single" w:sz="4" w:space="0" w:color="000000"/>
              <w:right w:val="single" w:sz="4" w:space="0" w:color="000000"/>
            </w:tcBorders>
          </w:tcPr>
          <w:p w14:paraId="5B486682" w14:textId="77777777" w:rsidR="00D27490" w:rsidRPr="00D27490" w:rsidRDefault="00D27490" w:rsidP="00D27490">
            <w:pPr>
              <w:kinsoku w:val="0"/>
              <w:overflowPunct w:val="0"/>
              <w:autoSpaceDE w:val="0"/>
              <w:autoSpaceDN w:val="0"/>
              <w:adjustRightInd w:val="0"/>
              <w:spacing w:after="0" w:line="217" w:lineRule="exact"/>
              <w:ind w:left="119"/>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Intercept</w:t>
            </w:r>
          </w:p>
        </w:tc>
        <w:tc>
          <w:tcPr>
            <w:tcW w:w="1026" w:type="dxa"/>
            <w:tcBorders>
              <w:top w:val="single" w:sz="4" w:space="0" w:color="000000"/>
              <w:left w:val="single" w:sz="4" w:space="0" w:color="000000"/>
              <w:bottom w:val="single" w:sz="4" w:space="0" w:color="000000"/>
              <w:right w:val="single" w:sz="4" w:space="0" w:color="000000"/>
            </w:tcBorders>
          </w:tcPr>
          <w:p w14:paraId="039164F1" w14:textId="77777777" w:rsidR="00D27490" w:rsidRPr="00D27490" w:rsidRDefault="00D27490" w:rsidP="00D27490">
            <w:pPr>
              <w:kinsoku w:val="0"/>
              <w:overflowPunct w:val="0"/>
              <w:autoSpaceDE w:val="0"/>
              <w:autoSpaceDN w:val="0"/>
              <w:adjustRightInd w:val="0"/>
              <w:spacing w:after="0" w:line="217" w:lineRule="exact"/>
              <w:ind w:left="112" w:right="112"/>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38.23</w:t>
            </w:r>
          </w:p>
        </w:tc>
        <w:tc>
          <w:tcPr>
            <w:tcW w:w="771" w:type="dxa"/>
            <w:tcBorders>
              <w:top w:val="single" w:sz="4" w:space="0" w:color="000000"/>
              <w:left w:val="single" w:sz="4" w:space="0" w:color="000000"/>
              <w:bottom w:val="single" w:sz="4" w:space="0" w:color="000000"/>
              <w:right w:val="single" w:sz="4" w:space="0" w:color="000000"/>
            </w:tcBorders>
          </w:tcPr>
          <w:p w14:paraId="7BDA319C" w14:textId="77777777" w:rsidR="00D27490" w:rsidRPr="00D27490" w:rsidRDefault="00D27490" w:rsidP="00D27490">
            <w:pPr>
              <w:kinsoku w:val="0"/>
              <w:overflowPunct w:val="0"/>
              <w:autoSpaceDE w:val="0"/>
              <w:autoSpaceDN w:val="0"/>
              <w:adjustRightInd w:val="0"/>
              <w:spacing w:after="0" w:line="217" w:lineRule="exact"/>
              <w:ind w:left="84" w:right="84"/>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35.40</w:t>
            </w:r>
          </w:p>
        </w:tc>
        <w:tc>
          <w:tcPr>
            <w:tcW w:w="790" w:type="dxa"/>
            <w:tcBorders>
              <w:top w:val="single" w:sz="4" w:space="0" w:color="000000"/>
              <w:left w:val="single" w:sz="4" w:space="0" w:color="000000"/>
              <w:bottom w:val="single" w:sz="4" w:space="0" w:color="000000"/>
              <w:right w:val="single" w:sz="4" w:space="0" w:color="000000"/>
            </w:tcBorders>
          </w:tcPr>
          <w:p w14:paraId="7CAE397C" w14:textId="77777777" w:rsidR="00D27490" w:rsidRPr="00D27490" w:rsidRDefault="00D27490" w:rsidP="00D27490">
            <w:pPr>
              <w:kinsoku w:val="0"/>
              <w:overflowPunct w:val="0"/>
              <w:autoSpaceDE w:val="0"/>
              <w:autoSpaceDN w:val="0"/>
              <w:adjustRightInd w:val="0"/>
              <w:spacing w:after="0" w:line="217" w:lineRule="exact"/>
              <w:ind w:left="94" w:right="94"/>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41.06</w:t>
            </w:r>
          </w:p>
        </w:tc>
        <w:tc>
          <w:tcPr>
            <w:tcW w:w="852" w:type="dxa"/>
            <w:tcBorders>
              <w:top w:val="single" w:sz="4" w:space="0" w:color="000000"/>
              <w:left w:val="single" w:sz="4" w:space="0" w:color="000000"/>
              <w:bottom w:val="single" w:sz="4" w:space="0" w:color="000000"/>
              <w:right w:val="none" w:sz="6" w:space="0" w:color="auto"/>
            </w:tcBorders>
          </w:tcPr>
          <w:p w14:paraId="42E04827" w14:textId="77777777" w:rsidR="00D27490" w:rsidRPr="00D27490" w:rsidRDefault="00D27490" w:rsidP="00D27490">
            <w:pPr>
              <w:kinsoku w:val="0"/>
              <w:overflowPunct w:val="0"/>
              <w:autoSpaceDE w:val="0"/>
              <w:autoSpaceDN w:val="0"/>
              <w:adjustRightInd w:val="0"/>
              <w:spacing w:after="0" w:line="217" w:lineRule="exact"/>
              <w:ind w:left="106" w:right="107"/>
              <w:jc w:val="center"/>
              <w:rPr>
                <w:rFonts w:ascii="Palatino Linotype" w:hAnsi="Palatino Linotype" w:cs="Palatino Linotype"/>
                <w:spacing w:val="-2"/>
                <w:w w:val="110"/>
                <w:sz w:val="20"/>
                <w:szCs w:val="20"/>
              </w:rPr>
            </w:pPr>
            <w:r w:rsidRPr="00D27490">
              <w:rPr>
                <w:rFonts w:ascii="Palatino Linotype" w:hAnsi="Palatino Linotype" w:cs="Palatino Linotype"/>
                <w:spacing w:val="-2"/>
                <w:w w:val="110"/>
                <w:sz w:val="20"/>
                <w:szCs w:val="20"/>
              </w:rPr>
              <w:t>&lt;0.001</w:t>
            </w:r>
          </w:p>
        </w:tc>
      </w:tr>
      <w:tr w:rsidR="00D27490" w:rsidRPr="00D27490" w14:paraId="329DDAF7" w14:textId="77777777">
        <w:trPr>
          <w:trHeight w:val="237"/>
        </w:trPr>
        <w:tc>
          <w:tcPr>
            <w:tcW w:w="1962" w:type="dxa"/>
            <w:tcBorders>
              <w:top w:val="single" w:sz="4" w:space="0" w:color="000000"/>
              <w:left w:val="none" w:sz="6" w:space="0" w:color="auto"/>
              <w:bottom w:val="single" w:sz="4" w:space="0" w:color="000000"/>
              <w:right w:val="single" w:sz="4" w:space="0" w:color="000000"/>
            </w:tcBorders>
          </w:tcPr>
          <w:p w14:paraId="04CF640F" w14:textId="3EF340F2" w:rsidR="00D27490" w:rsidRPr="00D27490" w:rsidRDefault="00D27490" w:rsidP="00D27490">
            <w:pPr>
              <w:kinsoku w:val="0"/>
              <w:overflowPunct w:val="0"/>
              <w:autoSpaceDE w:val="0"/>
              <w:autoSpaceDN w:val="0"/>
              <w:adjustRightInd w:val="0"/>
              <w:spacing w:after="0" w:line="217" w:lineRule="exact"/>
              <w:ind w:left="119"/>
              <w:rPr>
                <w:rFonts w:ascii="Palatino Linotype" w:hAnsi="Palatino Linotype" w:cs="Palatino Linotype"/>
                <w:sz w:val="20"/>
                <w:szCs w:val="20"/>
              </w:rPr>
            </w:pPr>
            <w:r w:rsidRPr="00D27490">
              <w:rPr>
                <w:rFonts w:ascii="Palatino Linotype" w:hAnsi="Palatino Linotype" w:cs="Palatino Linotype"/>
                <w:sz w:val="20"/>
                <w:szCs w:val="20"/>
              </w:rPr>
              <w:t>Janssen dose score</w:t>
            </w:r>
            <w:r w:rsidR="00B73722">
              <w:rPr>
                <w:rFonts w:ascii="Palatino Linotype" w:hAnsi="Palatino Linotype" w:cs="Palatino Linotype"/>
                <w:sz w:val="20"/>
                <w:szCs w:val="20"/>
              </w:rPr>
              <w:t>*</w:t>
            </w:r>
          </w:p>
        </w:tc>
        <w:tc>
          <w:tcPr>
            <w:tcW w:w="1026" w:type="dxa"/>
            <w:tcBorders>
              <w:top w:val="single" w:sz="4" w:space="0" w:color="000000"/>
              <w:left w:val="single" w:sz="4" w:space="0" w:color="000000"/>
              <w:bottom w:val="single" w:sz="4" w:space="0" w:color="000000"/>
              <w:right w:val="single" w:sz="4" w:space="0" w:color="000000"/>
            </w:tcBorders>
          </w:tcPr>
          <w:p w14:paraId="233E5311" w14:textId="77777777" w:rsidR="00D27490" w:rsidRPr="00D27490" w:rsidRDefault="00D27490" w:rsidP="00D27490">
            <w:pPr>
              <w:kinsoku w:val="0"/>
              <w:overflowPunct w:val="0"/>
              <w:autoSpaceDE w:val="0"/>
              <w:autoSpaceDN w:val="0"/>
              <w:adjustRightInd w:val="0"/>
              <w:spacing w:after="0" w:line="217" w:lineRule="exact"/>
              <w:ind w:left="112" w:right="112"/>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-4.28</w:t>
            </w:r>
          </w:p>
        </w:tc>
        <w:tc>
          <w:tcPr>
            <w:tcW w:w="771" w:type="dxa"/>
            <w:tcBorders>
              <w:top w:val="single" w:sz="4" w:space="0" w:color="000000"/>
              <w:left w:val="single" w:sz="4" w:space="0" w:color="000000"/>
              <w:bottom w:val="single" w:sz="4" w:space="0" w:color="000000"/>
              <w:right w:val="single" w:sz="4" w:space="0" w:color="000000"/>
            </w:tcBorders>
          </w:tcPr>
          <w:p w14:paraId="29056ED2" w14:textId="77777777" w:rsidR="00D27490" w:rsidRPr="00D27490" w:rsidRDefault="00D27490" w:rsidP="00D27490">
            <w:pPr>
              <w:kinsoku w:val="0"/>
              <w:overflowPunct w:val="0"/>
              <w:autoSpaceDE w:val="0"/>
              <w:autoSpaceDN w:val="0"/>
              <w:adjustRightInd w:val="0"/>
              <w:spacing w:after="0" w:line="217" w:lineRule="exact"/>
              <w:ind w:left="84" w:right="84"/>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-6.33</w:t>
            </w:r>
          </w:p>
        </w:tc>
        <w:tc>
          <w:tcPr>
            <w:tcW w:w="790" w:type="dxa"/>
            <w:tcBorders>
              <w:top w:val="single" w:sz="4" w:space="0" w:color="000000"/>
              <w:left w:val="single" w:sz="4" w:space="0" w:color="000000"/>
              <w:bottom w:val="single" w:sz="4" w:space="0" w:color="000000"/>
              <w:right w:val="single" w:sz="4" w:space="0" w:color="000000"/>
            </w:tcBorders>
          </w:tcPr>
          <w:p w14:paraId="5079383E" w14:textId="77777777" w:rsidR="00D27490" w:rsidRPr="00D27490" w:rsidRDefault="00D27490" w:rsidP="00D27490">
            <w:pPr>
              <w:kinsoku w:val="0"/>
              <w:overflowPunct w:val="0"/>
              <w:autoSpaceDE w:val="0"/>
              <w:autoSpaceDN w:val="0"/>
              <w:adjustRightInd w:val="0"/>
              <w:spacing w:after="0" w:line="217" w:lineRule="exact"/>
              <w:ind w:left="94" w:right="94"/>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-2.23</w:t>
            </w:r>
          </w:p>
        </w:tc>
        <w:tc>
          <w:tcPr>
            <w:tcW w:w="852" w:type="dxa"/>
            <w:tcBorders>
              <w:top w:val="single" w:sz="4" w:space="0" w:color="000000"/>
              <w:left w:val="single" w:sz="4" w:space="0" w:color="000000"/>
              <w:bottom w:val="single" w:sz="4" w:space="0" w:color="000000"/>
              <w:right w:val="none" w:sz="6" w:space="0" w:color="auto"/>
            </w:tcBorders>
          </w:tcPr>
          <w:p w14:paraId="556F8714" w14:textId="77777777" w:rsidR="00D27490" w:rsidRPr="00D27490" w:rsidRDefault="00D27490" w:rsidP="00D27490">
            <w:pPr>
              <w:kinsoku w:val="0"/>
              <w:overflowPunct w:val="0"/>
              <w:autoSpaceDE w:val="0"/>
              <w:autoSpaceDN w:val="0"/>
              <w:adjustRightInd w:val="0"/>
              <w:spacing w:after="0" w:line="217" w:lineRule="exact"/>
              <w:ind w:left="106" w:right="107"/>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0.002</w:t>
            </w:r>
          </w:p>
        </w:tc>
      </w:tr>
      <w:tr w:rsidR="00D27490" w:rsidRPr="00D27490" w14:paraId="4803FC3E" w14:textId="77777777">
        <w:trPr>
          <w:trHeight w:val="237"/>
        </w:trPr>
        <w:tc>
          <w:tcPr>
            <w:tcW w:w="1962" w:type="dxa"/>
            <w:tcBorders>
              <w:top w:val="single" w:sz="4" w:space="0" w:color="000000"/>
              <w:left w:val="none" w:sz="6" w:space="0" w:color="auto"/>
              <w:bottom w:val="single" w:sz="4" w:space="0" w:color="000000"/>
              <w:right w:val="single" w:sz="4" w:space="0" w:color="000000"/>
            </w:tcBorders>
          </w:tcPr>
          <w:p w14:paraId="6CE60141" w14:textId="77777777" w:rsidR="00D27490" w:rsidRPr="00D27490" w:rsidRDefault="00D27490" w:rsidP="00D27490">
            <w:pPr>
              <w:kinsoku w:val="0"/>
              <w:overflowPunct w:val="0"/>
              <w:autoSpaceDE w:val="0"/>
              <w:autoSpaceDN w:val="0"/>
              <w:adjustRightInd w:val="0"/>
              <w:spacing w:after="0" w:line="217" w:lineRule="exact"/>
              <w:ind w:left="119"/>
              <w:rPr>
                <w:rFonts w:ascii="Palatino Linotype" w:hAnsi="Palatino Linotype" w:cs="Palatino Linotype"/>
                <w:sz w:val="20"/>
                <w:szCs w:val="20"/>
              </w:rPr>
            </w:pPr>
            <w:r w:rsidRPr="00D27490">
              <w:rPr>
                <w:rFonts w:ascii="Palatino Linotype" w:hAnsi="Palatino Linotype" w:cs="Palatino Linotype"/>
                <w:sz w:val="20"/>
                <w:szCs w:val="20"/>
              </w:rPr>
              <w:t>Moderna dose score</w:t>
            </w:r>
          </w:p>
        </w:tc>
        <w:tc>
          <w:tcPr>
            <w:tcW w:w="1026" w:type="dxa"/>
            <w:tcBorders>
              <w:top w:val="single" w:sz="4" w:space="0" w:color="000000"/>
              <w:left w:val="single" w:sz="4" w:space="0" w:color="000000"/>
              <w:bottom w:val="single" w:sz="4" w:space="0" w:color="000000"/>
              <w:right w:val="single" w:sz="4" w:space="0" w:color="000000"/>
            </w:tcBorders>
          </w:tcPr>
          <w:p w14:paraId="4ECB1E69" w14:textId="77777777" w:rsidR="00D27490" w:rsidRPr="00D27490" w:rsidRDefault="00D27490" w:rsidP="00D27490">
            <w:pPr>
              <w:kinsoku w:val="0"/>
              <w:overflowPunct w:val="0"/>
              <w:autoSpaceDE w:val="0"/>
              <w:autoSpaceDN w:val="0"/>
              <w:adjustRightInd w:val="0"/>
              <w:spacing w:after="0" w:line="217" w:lineRule="exact"/>
              <w:ind w:left="112" w:right="112"/>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-2.33</w:t>
            </w:r>
          </w:p>
        </w:tc>
        <w:tc>
          <w:tcPr>
            <w:tcW w:w="771" w:type="dxa"/>
            <w:tcBorders>
              <w:top w:val="single" w:sz="4" w:space="0" w:color="000000"/>
              <w:left w:val="single" w:sz="4" w:space="0" w:color="000000"/>
              <w:bottom w:val="single" w:sz="4" w:space="0" w:color="000000"/>
              <w:right w:val="single" w:sz="4" w:space="0" w:color="000000"/>
            </w:tcBorders>
          </w:tcPr>
          <w:p w14:paraId="615A8F77" w14:textId="77777777" w:rsidR="00D27490" w:rsidRPr="00D27490" w:rsidRDefault="00D27490" w:rsidP="00D27490">
            <w:pPr>
              <w:kinsoku w:val="0"/>
              <w:overflowPunct w:val="0"/>
              <w:autoSpaceDE w:val="0"/>
              <w:autoSpaceDN w:val="0"/>
              <w:adjustRightInd w:val="0"/>
              <w:spacing w:after="0" w:line="217" w:lineRule="exact"/>
              <w:ind w:left="84" w:right="84"/>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-5.43</w:t>
            </w:r>
          </w:p>
        </w:tc>
        <w:tc>
          <w:tcPr>
            <w:tcW w:w="790" w:type="dxa"/>
            <w:tcBorders>
              <w:top w:val="single" w:sz="4" w:space="0" w:color="000000"/>
              <w:left w:val="single" w:sz="4" w:space="0" w:color="000000"/>
              <w:bottom w:val="single" w:sz="4" w:space="0" w:color="000000"/>
              <w:right w:val="single" w:sz="4" w:space="0" w:color="000000"/>
            </w:tcBorders>
          </w:tcPr>
          <w:p w14:paraId="6A3EA297" w14:textId="77777777" w:rsidR="00D27490" w:rsidRPr="00D27490" w:rsidRDefault="00D27490" w:rsidP="00D27490">
            <w:pPr>
              <w:kinsoku w:val="0"/>
              <w:overflowPunct w:val="0"/>
              <w:autoSpaceDE w:val="0"/>
              <w:autoSpaceDN w:val="0"/>
              <w:adjustRightInd w:val="0"/>
              <w:spacing w:after="0" w:line="217" w:lineRule="exact"/>
              <w:ind w:left="94" w:right="94"/>
              <w:jc w:val="center"/>
              <w:rPr>
                <w:rFonts w:ascii="Palatino Linotype" w:hAnsi="Palatino Linotype" w:cs="Palatino Linotype"/>
                <w:spacing w:val="-4"/>
                <w:sz w:val="20"/>
                <w:szCs w:val="20"/>
              </w:rPr>
            </w:pPr>
            <w:r w:rsidRPr="00D27490">
              <w:rPr>
                <w:rFonts w:ascii="Palatino Linotype" w:hAnsi="Palatino Linotype" w:cs="Palatino Linotype"/>
                <w:spacing w:val="-4"/>
                <w:sz w:val="20"/>
                <w:szCs w:val="20"/>
              </w:rPr>
              <w:t>0.77</w:t>
            </w:r>
          </w:p>
        </w:tc>
        <w:tc>
          <w:tcPr>
            <w:tcW w:w="852" w:type="dxa"/>
            <w:tcBorders>
              <w:top w:val="single" w:sz="4" w:space="0" w:color="000000"/>
              <w:left w:val="single" w:sz="4" w:space="0" w:color="000000"/>
              <w:bottom w:val="single" w:sz="4" w:space="0" w:color="000000"/>
              <w:right w:val="none" w:sz="6" w:space="0" w:color="auto"/>
            </w:tcBorders>
          </w:tcPr>
          <w:p w14:paraId="7FF07D4D" w14:textId="77777777" w:rsidR="00D27490" w:rsidRPr="00D27490" w:rsidRDefault="00D27490" w:rsidP="00D27490">
            <w:pPr>
              <w:kinsoku w:val="0"/>
              <w:overflowPunct w:val="0"/>
              <w:autoSpaceDE w:val="0"/>
              <w:autoSpaceDN w:val="0"/>
              <w:adjustRightInd w:val="0"/>
              <w:spacing w:after="0" w:line="217" w:lineRule="exact"/>
              <w:ind w:left="106" w:right="107"/>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0.114</w:t>
            </w:r>
          </w:p>
        </w:tc>
      </w:tr>
      <w:tr w:rsidR="00D27490" w:rsidRPr="00D27490" w14:paraId="48FA2A54" w14:textId="77777777">
        <w:trPr>
          <w:trHeight w:val="237"/>
        </w:trPr>
        <w:tc>
          <w:tcPr>
            <w:tcW w:w="1962" w:type="dxa"/>
            <w:tcBorders>
              <w:top w:val="single" w:sz="4" w:space="0" w:color="000000"/>
              <w:left w:val="none" w:sz="6" w:space="0" w:color="auto"/>
              <w:bottom w:val="single" w:sz="4" w:space="0" w:color="000000"/>
              <w:right w:val="single" w:sz="4" w:space="0" w:color="000000"/>
            </w:tcBorders>
          </w:tcPr>
          <w:p w14:paraId="5BF0A75F" w14:textId="77777777" w:rsidR="00D27490" w:rsidRPr="00D27490" w:rsidRDefault="00D27490" w:rsidP="00D27490">
            <w:pPr>
              <w:kinsoku w:val="0"/>
              <w:overflowPunct w:val="0"/>
              <w:autoSpaceDE w:val="0"/>
              <w:autoSpaceDN w:val="0"/>
              <w:adjustRightInd w:val="0"/>
              <w:spacing w:after="0" w:line="217" w:lineRule="exact"/>
              <w:ind w:left="119"/>
              <w:rPr>
                <w:rFonts w:ascii="Palatino Linotype" w:hAnsi="Palatino Linotype" w:cs="Palatino Linotype"/>
                <w:sz w:val="20"/>
                <w:szCs w:val="20"/>
              </w:rPr>
            </w:pPr>
            <w:r w:rsidRPr="00D27490">
              <w:rPr>
                <w:rFonts w:ascii="Palatino Linotype" w:hAnsi="Palatino Linotype" w:cs="Palatino Linotype"/>
                <w:sz w:val="20"/>
                <w:szCs w:val="20"/>
              </w:rPr>
              <w:t>Novavax dose score</w:t>
            </w:r>
          </w:p>
        </w:tc>
        <w:tc>
          <w:tcPr>
            <w:tcW w:w="1026" w:type="dxa"/>
            <w:tcBorders>
              <w:top w:val="single" w:sz="4" w:space="0" w:color="000000"/>
              <w:left w:val="single" w:sz="4" w:space="0" w:color="000000"/>
              <w:bottom w:val="single" w:sz="4" w:space="0" w:color="000000"/>
              <w:right w:val="single" w:sz="4" w:space="0" w:color="000000"/>
            </w:tcBorders>
          </w:tcPr>
          <w:p w14:paraId="3A51C0FA" w14:textId="77777777" w:rsidR="00D27490" w:rsidRPr="00D27490" w:rsidRDefault="00D27490" w:rsidP="00D27490">
            <w:pPr>
              <w:kinsoku w:val="0"/>
              <w:overflowPunct w:val="0"/>
              <w:autoSpaceDE w:val="0"/>
              <w:autoSpaceDN w:val="0"/>
              <w:adjustRightInd w:val="0"/>
              <w:spacing w:after="0" w:line="217" w:lineRule="exact"/>
              <w:ind w:left="112" w:right="112"/>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-5.37</w:t>
            </w:r>
          </w:p>
        </w:tc>
        <w:tc>
          <w:tcPr>
            <w:tcW w:w="771" w:type="dxa"/>
            <w:tcBorders>
              <w:top w:val="single" w:sz="4" w:space="0" w:color="000000"/>
              <w:left w:val="single" w:sz="4" w:space="0" w:color="000000"/>
              <w:bottom w:val="single" w:sz="4" w:space="0" w:color="000000"/>
              <w:right w:val="single" w:sz="4" w:space="0" w:color="000000"/>
            </w:tcBorders>
          </w:tcPr>
          <w:p w14:paraId="6D650C03" w14:textId="77777777" w:rsidR="00D27490" w:rsidRPr="00D27490" w:rsidRDefault="00D27490" w:rsidP="00D27490">
            <w:pPr>
              <w:kinsoku w:val="0"/>
              <w:overflowPunct w:val="0"/>
              <w:autoSpaceDE w:val="0"/>
              <w:autoSpaceDN w:val="0"/>
              <w:adjustRightInd w:val="0"/>
              <w:spacing w:after="0" w:line="217" w:lineRule="exact"/>
              <w:ind w:left="84" w:right="84"/>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-7.60</w:t>
            </w:r>
          </w:p>
        </w:tc>
        <w:tc>
          <w:tcPr>
            <w:tcW w:w="790" w:type="dxa"/>
            <w:tcBorders>
              <w:top w:val="single" w:sz="4" w:space="0" w:color="000000"/>
              <w:left w:val="single" w:sz="4" w:space="0" w:color="000000"/>
              <w:bottom w:val="single" w:sz="4" w:space="0" w:color="000000"/>
              <w:right w:val="single" w:sz="4" w:space="0" w:color="000000"/>
            </w:tcBorders>
          </w:tcPr>
          <w:p w14:paraId="588ABD15" w14:textId="77777777" w:rsidR="00D27490" w:rsidRPr="00D27490" w:rsidRDefault="00D27490" w:rsidP="00D27490">
            <w:pPr>
              <w:kinsoku w:val="0"/>
              <w:overflowPunct w:val="0"/>
              <w:autoSpaceDE w:val="0"/>
              <w:autoSpaceDN w:val="0"/>
              <w:adjustRightInd w:val="0"/>
              <w:spacing w:after="0" w:line="217" w:lineRule="exact"/>
              <w:ind w:left="94" w:right="94"/>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-3.13</w:t>
            </w:r>
          </w:p>
        </w:tc>
        <w:tc>
          <w:tcPr>
            <w:tcW w:w="852" w:type="dxa"/>
            <w:tcBorders>
              <w:top w:val="single" w:sz="4" w:space="0" w:color="000000"/>
              <w:left w:val="single" w:sz="4" w:space="0" w:color="000000"/>
              <w:bottom w:val="single" w:sz="4" w:space="0" w:color="000000"/>
              <w:right w:val="none" w:sz="6" w:space="0" w:color="auto"/>
            </w:tcBorders>
          </w:tcPr>
          <w:p w14:paraId="5D84C158" w14:textId="77777777" w:rsidR="00D27490" w:rsidRPr="00D27490" w:rsidRDefault="00D27490" w:rsidP="00D27490">
            <w:pPr>
              <w:kinsoku w:val="0"/>
              <w:overflowPunct w:val="0"/>
              <w:autoSpaceDE w:val="0"/>
              <w:autoSpaceDN w:val="0"/>
              <w:adjustRightInd w:val="0"/>
              <w:spacing w:after="0" w:line="217" w:lineRule="exact"/>
              <w:ind w:left="106" w:right="107"/>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0.002</w:t>
            </w:r>
          </w:p>
        </w:tc>
      </w:tr>
      <w:tr w:rsidR="00D27490" w:rsidRPr="00D27490" w14:paraId="42290976" w14:textId="77777777">
        <w:trPr>
          <w:trHeight w:val="237"/>
        </w:trPr>
        <w:tc>
          <w:tcPr>
            <w:tcW w:w="1962" w:type="dxa"/>
            <w:tcBorders>
              <w:top w:val="single" w:sz="4" w:space="0" w:color="000000"/>
              <w:left w:val="none" w:sz="6" w:space="0" w:color="auto"/>
              <w:bottom w:val="single" w:sz="4" w:space="0" w:color="000000"/>
              <w:right w:val="single" w:sz="4" w:space="0" w:color="000000"/>
            </w:tcBorders>
          </w:tcPr>
          <w:p w14:paraId="4036BECB" w14:textId="77777777" w:rsidR="00D27490" w:rsidRPr="00D27490" w:rsidRDefault="00D27490" w:rsidP="00D27490">
            <w:pPr>
              <w:kinsoku w:val="0"/>
              <w:overflowPunct w:val="0"/>
              <w:autoSpaceDE w:val="0"/>
              <w:autoSpaceDN w:val="0"/>
              <w:adjustRightInd w:val="0"/>
              <w:spacing w:after="0" w:line="217" w:lineRule="exact"/>
              <w:ind w:left="119"/>
              <w:rPr>
                <w:rFonts w:ascii="Palatino Linotype" w:hAnsi="Palatino Linotype" w:cs="Palatino Linotype"/>
                <w:sz w:val="20"/>
                <w:szCs w:val="20"/>
              </w:rPr>
            </w:pPr>
            <w:r w:rsidRPr="00D27490">
              <w:rPr>
                <w:rFonts w:ascii="Palatino Linotype" w:hAnsi="Palatino Linotype" w:cs="Palatino Linotype"/>
                <w:sz w:val="20"/>
                <w:szCs w:val="20"/>
              </w:rPr>
              <w:t>Sanofi dose score</w:t>
            </w:r>
          </w:p>
        </w:tc>
        <w:tc>
          <w:tcPr>
            <w:tcW w:w="1026" w:type="dxa"/>
            <w:tcBorders>
              <w:top w:val="single" w:sz="4" w:space="0" w:color="000000"/>
              <w:left w:val="single" w:sz="4" w:space="0" w:color="000000"/>
              <w:bottom w:val="single" w:sz="4" w:space="0" w:color="000000"/>
              <w:right w:val="single" w:sz="4" w:space="0" w:color="000000"/>
            </w:tcBorders>
          </w:tcPr>
          <w:p w14:paraId="0F424944" w14:textId="77777777" w:rsidR="00D27490" w:rsidRPr="00D27490" w:rsidRDefault="00D27490" w:rsidP="00D27490">
            <w:pPr>
              <w:kinsoku w:val="0"/>
              <w:overflowPunct w:val="0"/>
              <w:autoSpaceDE w:val="0"/>
              <w:autoSpaceDN w:val="0"/>
              <w:adjustRightInd w:val="0"/>
              <w:spacing w:after="0" w:line="217" w:lineRule="exact"/>
              <w:ind w:left="112" w:right="112"/>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-4.13</w:t>
            </w:r>
          </w:p>
        </w:tc>
        <w:tc>
          <w:tcPr>
            <w:tcW w:w="771" w:type="dxa"/>
            <w:tcBorders>
              <w:top w:val="single" w:sz="4" w:space="0" w:color="000000"/>
              <w:left w:val="single" w:sz="4" w:space="0" w:color="000000"/>
              <w:bottom w:val="single" w:sz="4" w:space="0" w:color="000000"/>
              <w:right w:val="single" w:sz="4" w:space="0" w:color="000000"/>
            </w:tcBorders>
          </w:tcPr>
          <w:p w14:paraId="7D016F2B" w14:textId="77777777" w:rsidR="00D27490" w:rsidRPr="00D27490" w:rsidRDefault="00D27490" w:rsidP="00D27490">
            <w:pPr>
              <w:kinsoku w:val="0"/>
              <w:overflowPunct w:val="0"/>
              <w:autoSpaceDE w:val="0"/>
              <w:autoSpaceDN w:val="0"/>
              <w:adjustRightInd w:val="0"/>
              <w:spacing w:after="0" w:line="217" w:lineRule="exact"/>
              <w:ind w:left="84" w:right="84"/>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-6.12</w:t>
            </w:r>
          </w:p>
        </w:tc>
        <w:tc>
          <w:tcPr>
            <w:tcW w:w="790" w:type="dxa"/>
            <w:tcBorders>
              <w:top w:val="single" w:sz="4" w:space="0" w:color="000000"/>
              <w:left w:val="single" w:sz="4" w:space="0" w:color="000000"/>
              <w:bottom w:val="single" w:sz="4" w:space="0" w:color="000000"/>
              <w:right w:val="single" w:sz="4" w:space="0" w:color="000000"/>
            </w:tcBorders>
          </w:tcPr>
          <w:p w14:paraId="3B12D10A" w14:textId="77777777" w:rsidR="00D27490" w:rsidRPr="00D27490" w:rsidRDefault="00D27490" w:rsidP="00D27490">
            <w:pPr>
              <w:kinsoku w:val="0"/>
              <w:overflowPunct w:val="0"/>
              <w:autoSpaceDE w:val="0"/>
              <w:autoSpaceDN w:val="0"/>
              <w:adjustRightInd w:val="0"/>
              <w:spacing w:after="0" w:line="217" w:lineRule="exact"/>
              <w:ind w:left="94" w:right="94"/>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-2.14</w:t>
            </w:r>
          </w:p>
        </w:tc>
        <w:tc>
          <w:tcPr>
            <w:tcW w:w="852" w:type="dxa"/>
            <w:tcBorders>
              <w:top w:val="single" w:sz="4" w:space="0" w:color="000000"/>
              <w:left w:val="single" w:sz="4" w:space="0" w:color="000000"/>
              <w:bottom w:val="single" w:sz="4" w:space="0" w:color="000000"/>
              <w:right w:val="none" w:sz="6" w:space="0" w:color="auto"/>
            </w:tcBorders>
          </w:tcPr>
          <w:p w14:paraId="5BEA2F64" w14:textId="77777777" w:rsidR="00D27490" w:rsidRPr="00D27490" w:rsidRDefault="00D27490" w:rsidP="00D27490">
            <w:pPr>
              <w:kinsoku w:val="0"/>
              <w:overflowPunct w:val="0"/>
              <w:autoSpaceDE w:val="0"/>
              <w:autoSpaceDN w:val="0"/>
              <w:adjustRightInd w:val="0"/>
              <w:spacing w:after="0" w:line="217" w:lineRule="exact"/>
              <w:ind w:left="106" w:right="107"/>
              <w:jc w:val="center"/>
              <w:rPr>
                <w:rFonts w:ascii="Palatino Linotype" w:hAnsi="Palatino Linotype" w:cs="Palatino Linotype"/>
                <w:spacing w:val="-2"/>
                <w:sz w:val="20"/>
                <w:szCs w:val="20"/>
              </w:rPr>
            </w:pPr>
            <w:r w:rsidRPr="00D27490">
              <w:rPr>
                <w:rFonts w:ascii="Palatino Linotype" w:hAnsi="Palatino Linotype" w:cs="Palatino Linotype"/>
                <w:spacing w:val="-2"/>
                <w:sz w:val="20"/>
                <w:szCs w:val="20"/>
              </w:rPr>
              <w:t>0.002</w:t>
            </w:r>
          </w:p>
        </w:tc>
      </w:tr>
    </w:tbl>
    <w:p w14:paraId="0BE354FA" w14:textId="6C110EAB" w:rsidR="00D27490" w:rsidRDefault="00B73722" w:rsidP="00733CD0">
      <w:pPr>
        <w:rPr>
          <w:rFonts w:eastAsiaTheme="minorEastAsia"/>
        </w:rPr>
      </w:pPr>
      <w:r>
        <w:rPr>
          <w:rFonts w:eastAsiaTheme="minorEastAsia"/>
        </w:rPr>
        <w:tab/>
      </w:r>
      <w:r>
        <w:rPr>
          <w:rFonts w:eastAsiaTheme="minorEastAsia"/>
        </w:rPr>
        <w:tab/>
        <w:t>*</w:t>
      </w:r>
      <w:r w:rsidRPr="00D27490">
        <w:rPr>
          <w:rFonts w:eastAsiaTheme="minorEastAsia"/>
        </w:rPr>
        <w:t>Single Dose Halved Dose Score</w:t>
      </w:r>
    </w:p>
    <w:p w14:paraId="5B313602" w14:textId="77D6F412" w:rsidR="00D27490" w:rsidRDefault="00D27490" w:rsidP="00733CD0">
      <w:pPr>
        <w:rPr>
          <w:rFonts w:eastAsiaTheme="minorEastAsia"/>
        </w:rPr>
      </w:pPr>
      <w:r>
        <w:rPr>
          <w:rFonts w:eastAsiaTheme="minorEastAsia"/>
        </w:rPr>
        <w:t>For this model, the expected AUC</w:t>
      </w:r>
      <w:r w:rsidR="00F432BB">
        <w:rPr>
          <w:rFonts w:eastAsiaTheme="minorEastAsia"/>
        </w:rPr>
        <w:t xml:space="preserve"> was</w:t>
      </w:r>
      <w:r w:rsidR="00A05EFC">
        <w:rPr>
          <w:rFonts w:eastAsiaTheme="minorEastAsia"/>
        </w:rPr>
        <w:t>:</w:t>
      </w:r>
      <w:r>
        <w:rPr>
          <w:rFonts w:eastAsiaTheme="minorEastAsia"/>
        </w:rPr>
        <w:t xml:space="preserve"> </w:t>
      </w:r>
      <w:r w:rsidR="00F432BB">
        <w:rPr>
          <w:rFonts w:eastAsiaTheme="minorEastAsia"/>
        </w:rPr>
        <w:t>38.23</w:t>
      </w:r>
      <w:r>
        <w:rPr>
          <w:rFonts w:eastAsiaTheme="minorEastAsia"/>
        </w:rPr>
        <w:t xml:space="preserve"> for the control arm </w:t>
      </w:r>
      <w:r w:rsidR="00F432BB">
        <w:rPr>
          <w:rFonts w:eastAsiaTheme="minorEastAsia"/>
        </w:rPr>
        <w:t>(Intercept)</w:t>
      </w:r>
      <w:r>
        <w:rPr>
          <w:rFonts w:eastAsiaTheme="minorEastAsia"/>
        </w:rPr>
        <w:t xml:space="preserve"> , </w:t>
      </w:r>
      <w:r w:rsidR="00F432BB">
        <w:rPr>
          <w:rFonts w:eastAsiaTheme="minorEastAsia"/>
        </w:rPr>
        <w:t>38.23-4.28 = 33.95</w:t>
      </w:r>
      <w:r>
        <w:rPr>
          <w:rFonts w:eastAsiaTheme="minorEastAsia"/>
        </w:rPr>
        <w:t xml:space="preserve"> for the minimum Janssen(s=1/2) dose</w:t>
      </w:r>
      <w:r w:rsidR="00490AEB">
        <w:rPr>
          <w:rFonts w:eastAsiaTheme="minorEastAsia"/>
        </w:rPr>
        <w:t xml:space="preserve"> (2 x 10</w:t>
      </w:r>
      <w:r w:rsidR="00490AEB" w:rsidRPr="00490AEB">
        <w:rPr>
          <w:rFonts w:eastAsiaTheme="minorEastAsia"/>
          <w:vertAlign w:val="superscript"/>
        </w:rPr>
        <w:t>9</w:t>
      </w:r>
      <w:r w:rsidR="00490AEB">
        <w:rPr>
          <w:rFonts w:eastAsiaTheme="minorEastAsia"/>
        </w:rPr>
        <w:t xml:space="preserve"> viral particles, single dose)</w:t>
      </w:r>
      <w:r w:rsidR="00A05EFC">
        <w:rPr>
          <w:rFonts w:eastAsiaTheme="minorEastAsia"/>
        </w:rPr>
        <w:t xml:space="preserve">, </w:t>
      </w:r>
      <w:r w:rsidR="00F432BB">
        <w:rPr>
          <w:rFonts w:eastAsiaTheme="minorEastAsia"/>
        </w:rPr>
        <w:t xml:space="preserve">38.23-2*4.28 = 29.67 </w:t>
      </w:r>
      <w:r w:rsidR="00A05EFC">
        <w:rPr>
          <w:rFonts w:eastAsiaTheme="minorEastAsia"/>
        </w:rPr>
        <w:t>for the Ja</w:t>
      </w:r>
      <w:r w:rsidR="00C049F4">
        <w:rPr>
          <w:rFonts w:eastAsiaTheme="minorEastAsia"/>
        </w:rPr>
        <w:t>n</w:t>
      </w:r>
      <w:r w:rsidR="00A05EFC">
        <w:rPr>
          <w:rFonts w:eastAsiaTheme="minorEastAsia"/>
        </w:rPr>
        <w:t xml:space="preserve">ssen(s=1/2) dose that is 10 times that minimum dose </w:t>
      </w:r>
      <w:r w:rsidR="00490AEB">
        <w:rPr>
          <w:rFonts w:eastAsiaTheme="minorEastAsia"/>
        </w:rPr>
        <w:t>(2x 10</w:t>
      </w:r>
      <w:r w:rsidR="00490AEB" w:rsidRPr="00490AEB">
        <w:rPr>
          <w:rFonts w:eastAsiaTheme="minorEastAsia"/>
          <w:vertAlign w:val="superscript"/>
        </w:rPr>
        <w:t>10</w:t>
      </w:r>
      <w:r w:rsidR="00490AEB">
        <w:rPr>
          <w:rFonts w:eastAsiaTheme="minorEastAsia"/>
        </w:rPr>
        <w:t xml:space="preserve"> viral particles, single dose)</w:t>
      </w:r>
      <w:r w:rsidR="00E838CF">
        <w:rPr>
          <w:rFonts w:eastAsiaTheme="minorEastAsia"/>
        </w:rPr>
        <w:t>, and the expected AUC for other dose scores and vaccine platforms were calculated similarly</w:t>
      </w:r>
      <w:r w:rsidR="00A05EFC">
        <w:rPr>
          <w:rFonts w:eastAsiaTheme="minorEastAsia"/>
        </w:rPr>
        <w:t xml:space="preserve">. </w:t>
      </w:r>
      <w:r w:rsidR="00450D79">
        <w:rPr>
          <w:rFonts w:eastAsiaTheme="minorEastAsia"/>
        </w:rPr>
        <w:t xml:space="preserve">Note </w:t>
      </w:r>
      <w:r w:rsidR="00A05EFC">
        <w:rPr>
          <w:rFonts w:eastAsiaTheme="minorEastAsia"/>
        </w:rPr>
        <w:t xml:space="preserve">that the Moderna dose score factor </w:t>
      </w:r>
      <w:r w:rsidR="00450D79">
        <w:rPr>
          <w:rFonts w:eastAsiaTheme="minorEastAsia"/>
        </w:rPr>
        <w:t xml:space="preserve">was </w:t>
      </w:r>
      <w:r w:rsidR="00A05EFC">
        <w:rPr>
          <w:rFonts w:eastAsiaTheme="minorEastAsia"/>
        </w:rPr>
        <w:t>not significantly different from zero</w:t>
      </w:r>
      <w:r w:rsidR="00291609">
        <w:rPr>
          <w:rFonts w:eastAsiaTheme="minorEastAsia"/>
        </w:rPr>
        <w:t xml:space="preserve">, meaning the </w:t>
      </w:r>
      <w:r w:rsidR="00A05EFC">
        <w:rPr>
          <w:rFonts w:eastAsiaTheme="minorEastAsia"/>
        </w:rPr>
        <w:t xml:space="preserve">model for any Moderna dose </w:t>
      </w:r>
      <w:r w:rsidR="00C20E72">
        <w:rPr>
          <w:rFonts w:eastAsiaTheme="minorEastAsia"/>
        </w:rPr>
        <w:t xml:space="preserve">was </w:t>
      </w:r>
      <w:r w:rsidR="00A05EFC">
        <w:rPr>
          <w:rFonts w:eastAsiaTheme="minorEastAsia"/>
        </w:rPr>
        <w:t xml:space="preserve">not significantly different </w:t>
      </w:r>
      <w:r w:rsidR="00C20E72">
        <w:rPr>
          <w:rFonts w:eastAsiaTheme="minorEastAsia"/>
        </w:rPr>
        <w:t xml:space="preserve">from </w:t>
      </w:r>
      <w:r w:rsidR="00A05EFC">
        <w:rPr>
          <w:rFonts w:eastAsiaTheme="minorEastAsia"/>
        </w:rPr>
        <w:t xml:space="preserve">the placebo arm.  </w:t>
      </w:r>
      <w:r w:rsidR="00490AEB">
        <w:rPr>
          <w:rFonts w:eastAsiaTheme="minorEastAsia"/>
        </w:rPr>
        <w:t xml:space="preserve">We emphasize again that it is difficult to compare across the vaccines because the dose </w:t>
      </w:r>
      <w:r w:rsidR="00291609">
        <w:rPr>
          <w:rFonts w:eastAsiaTheme="minorEastAsia"/>
        </w:rPr>
        <w:t>scales, minimum</w:t>
      </w:r>
      <w:r w:rsidR="00490AEB">
        <w:rPr>
          <w:rFonts w:eastAsiaTheme="minorEastAsia"/>
        </w:rPr>
        <w:t xml:space="preserve"> doses, and the dose ranges differ between the vaccines. Nevertheless, f</w:t>
      </w:r>
      <w:r w:rsidR="00A05EFC">
        <w:rPr>
          <w:rFonts w:eastAsiaTheme="minorEastAsia"/>
        </w:rPr>
        <w:t xml:space="preserve">rom Figure 6.3.21, we see that the model fit </w:t>
      </w:r>
      <w:r w:rsidR="00490AEB">
        <w:rPr>
          <w:rFonts w:eastAsiaTheme="minorEastAsia"/>
        </w:rPr>
        <w:t>seems crude but</w:t>
      </w:r>
      <w:r w:rsidR="00A05EFC">
        <w:rPr>
          <w:rFonts w:eastAsiaTheme="minorEastAsia"/>
        </w:rPr>
        <w:t xml:space="preserve"> reasonable.</w:t>
      </w:r>
    </w:p>
    <w:p w14:paraId="67647902" w14:textId="6377EC90" w:rsidR="00291609" w:rsidRDefault="00291609" w:rsidP="00733CD0">
      <w:pPr>
        <w:rPr>
          <w:rFonts w:eastAsiaTheme="minorEastAsia"/>
        </w:rPr>
      </w:pPr>
    </w:p>
    <w:p w14:paraId="0E327566" w14:textId="64425DA5" w:rsidR="00E93AD9" w:rsidRDefault="00B00DC5" w:rsidP="00733CD0">
      <w:pPr>
        <w:rPr>
          <w:rFonts w:eastAsiaTheme="minorEastAsia"/>
        </w:rPr>
      </w:pPr>
      <w:r>
        <w:rPr>
          <w:rFonts w:eastAsiaTheme="minorEastAsia"/>
        </w:rPr>
        <w:t>Over the 12 different viral load analyses (see Table 6.3.17-6.3.28, Figures 6.3.21-6.3.32),</w:t>
      </w:r>
      <w:r w:rsidR="00E93AD9">
        <w:rPr>
          <w:rFonts w:eastAsiaTheme="minorEastAsia"/>
        </w:rPr>
        <w:t xml:space="preserve"> </w:t>
      </w:r>
      <w:r w:rsidR="0035075C">
        <w:rPr>
          <w:rFonts w:eastAsiaTheme="minorEastAsia"/>
        </w:rPr>
        <w:t>we summarize the</w:t>
      </w:r>
      <w:r w:rsidR="00E93AD9">
        <w:rPr>
          <w:rFonts w:eastAsiaTheme="minorEastAsia"/>
        </w:rPr>
        <w:t xml:space="preserve"> important points. </w:t>
      </w:r>
    </w:p>
    <w:p w14:paraId="474C775E" w14:textId="1DCBB467" w:rsidR="00E93AD9" w:rsidRDefault="00E93AD9" w:rsidP="00E93AD9">
      <w:pPr>
        <w:pStyle w:val="ListParagraph"/>
        <w:numPr>
          <w:ilvl w:val="0"/>
          <w:numId w:val="6"/>
        </w:numPr>
        <w:rPr>
          <w:rFonts w:eastAsiaTheme="minorEastAsia"/>
        </w:rPr>
      </w:pPr>
      <w:r>
        <w:rPr>
          <w:rFonts w:eastAsiaTheme="minorEastAsia"/>
        </w:rPr>
        <w:t>Although the estimates change</w:t>
      </w:r>
      <w:r w:rsidR="002463FC">
        <w:rPr>
          <w:rFonts w:eastAsiaTheme="minorEastAsia"/>
        </w:rPr>
        <w:t>d</w:t>
      </w:r>
      <w:r>
        <w:rPr>
          <w:rFonts w:eastAsiaTheme="minorEastAsia"/>
        </w:rPr>
        <w:t xml:space="preserve"> within a location when changing between N1 and subgenomic measurements, the significance levels </w:t>
      </w:r>
      <w:r w:rsidR="002463FC">
        <w:rPr>
          <w:rFonts w:eastAsiaTheme="minorEastAsia"/>
        </w:rPr>
        <w:t xml:space="preserve">did </w:t>
      </w:r>
      <w:r>
        <w:rPr>
          <w:rFonts w:eastAsiaTheme="minorEastAsia"/>
        </w:rPr>
        <w:t xml:space="preserve">not change much. This is consistent with a </w:t>
      </w:r>
      <w:r w:rsidR="00BD4A45">
        <w:rPr>
          <w:rFonts w:eastAsiaTheme="minorEastAsia"/>
        </w:rPr>
        <w:t xml:space="preserve">shifting and </w:t>
      </w:r>
      <w:r>
        <w:rPr>
          <w:rFonts w:eastAsiaTheme="minorEastAsia"/>
        </w:rPr>
        <w:t xml:space="preserve">rescaling of the measurement. </w:t>
      </w:r>
    </w:p>
    <w:p w14:paraId="6296B2D9" w14:textId="11091C2E" w:rsidR="0028438C" w:rsidRDefault="0028438C" w:rsidP="00E93AD9">
      <w:pPr>
        <w:pStyle w:val="ListParagraph"/>
        <w:numPr>
          <w:ilvl w:val="0"/>
          <w:numId w:val="6"/>
        </w:numPr>
        <w:rPr>
          <w:rFonts w:eastAsiaTheme="minorEastAsia"/>
        </w:rPr>
      </w:pPr>
      <w:r>
        <w:rPr>
          <w:rFonts w:eastAsiaTheme="minorEastAsia"/>
        </w:rPr>
        <w:t xml:space="preserve">The day 2 post challenge OP swab analyses </w:t>
      </w:r>
      <w:r w:rsidR="009F4EDA">
        <w:rPr>
          <w:rFonts w:eastAsiaTheme="minorEastAsia"/>
        </w:rPr>
        <w:t xml:space="preserve">did </w:t>
      </w:r>
      <w:r>
        <w:rPr>
          <w:rFonts w:eastAsiaTheme="minorEastAsia"/>
        </w:rPr>
        <w:t>not show significant effects for most of the vaccines. This could be due to the large variability in the placebo responses, or the lack of fit of the Janssen two dose data, which may increase the variance estimates for the whole model (see Figures 6.3.29 and 6.3.30).</w:t>
      </w:r>
    </w:p>
    <w:p w14:paraId="5CB4B449" w14:textId="610EC530" w:rsidR="0028438C" w:rsidRDefault="0028438C" w:rsidP="00E93AD9">
      <w:pPr>
        <w:pStyle w:val="ListParagraph"/>
        <w:numPr>
          <w:ilvl w:val="0"/>
          <w:numId w:val="6"/>
        </w:numPr>
        <w:rPr>
          <w:rFonts w:eastAsiaTheme="minorEastAsia"/>
        </w:rPr>
      </w:pPr>
      <w:r>
        <w:rPr>
          <w:rFonts w:eastAsiaTheme="minorEastAsia"/>
        </w:rPr>
        <w:t>In general, the AUC values show</w:t>
      </w:r>
      <w:r w:rsidR="009F4EDA">
        <w:rPr>
          <w:rFonts w:eastAsiaTheme="minorEastAsia"/>
        </w:rPr>
        <w:t>ed</w:t>
      </w:r>
      <w:r>
        <w:rPr>
          <w:rFonts w:eastAsiaTheme="minorEastAsia"/>
        </w:rPr>
        <w:t xml:space="preserve"> more significant vaccine effects than the associated day 2 values. This </w:t>
      </w:r>
      <w:r w:rsidR="001E2837">
        <w:rPr>
          <w:rFonts w:eastAsiaTheme="minorEastAsia"/>
        </w:rPr>
        <w:t>may be</w:t>
      </w:r>
      <w:r>
        <w:rPr>
          <w:rFonts w:eastAsiaTheme="minorEastAsia"/>
        </w:rPr>
        <w:t xml:space="preserve"> due to the AUC measurements being derived from multiple measurements per individual</w:t>
      </w:r>
      <w:r w:rsidR="00E838CF">
        <w:rPr>
          <w:rFonts w:eastAsiaTheme="minorEastAsia"/>
        </w:rPr>
        <w:t xml:space="preserve"> which provides more information about the course of infection, as compared to a single timepoint. That extra information may have </w:t>
      </w:r>
      <w:r>
        <w:rPr>
          <w:rFonts w:eastAsiaTheme="minorEastAsia"/>
        </w:rPr>
        <w:t>decreas</w:t>
      </w:r>
      <w:r w:rsidR="00E838CF">
        <w:rPr>
          <w:rFonts w:eastAsiaTheme="minorEastAsia"/>
        </w:rPr>
        <w:t>ed</w:t>
      </w:r>
      <w:r>
        <w:rPr>
          <w:rFonts w:eastAsiaTheme="minorEastAsia"/>
        </w:rPr>
        <w:t xml:space="preserve"> </w:t>
      </w:r>
      <w:r w:rsidR="001E2837">
        <w:rPr>
          <w:rFonts w:eastAsiaTheme="minorEastAsia"/>
        </w:rPr>
        <w:t>the</w:t>
      </w:r>
      <w:r>
        <w:rPr>
          <w:rFonts w:eastAsiaTheme="minorEastAsia"/>
        </w:rPr>
        <w:t xml:space="preserve"> variability</w:t>
      </w:r>
      <w:r w:rsidR="00E838CF">
        <w:rPr>
          <w:rFonts w:eastAsiaTheme="minorEastAsia"/>
        </w:rPr>
        <w:t xml:space="preserve"> of the AUC values leading to more significant effects</w:t>
      </w:r>
      <w:r>
        <w:rPr>
          <w:rFonts w:eastAsiaTheme="minorEastAsia"/>
        </w:rPr>
        <w:t xml:space="preserve">.  </w:t>
      </w:r>
    </w:p>
    <w:p w14:paraId="6BC49DAA" w14:textId="07269EB6" w:rsidR="00474217" w:rsidRDefault="0028438C" w:rsidP="00E93AD9">
      <w:pPr>
        <w:pStyle w:val="ListParagraph"/>
        <w:numPr>
          <w:ilvl w:val="0"/>
          <w:numId w:val="6"/>
        </w:numPr>
        <w:rPr>
          <w:rFonts w:eastAsiaTheme="minorEastAsia"/>
        </w:rPr>
      </w:pPr>
      <w:r>
        <w:rPr>
          <w:rFonts w:eastAsiaTheme="minorEastAsia"/>
        </w:rPr>
        <w:t xml:space="preserve">In </w:t>
      </w:r>
      <w:r w:rsidR="00474217">
        <w:rPr>
          <w:rFonts w:eastAsiaTheme="minorEastAsia"/>
        </w:rPr>
        <w:t xml:space="preserve">a few cases </w:t>
      </w:r>
      <w:r>
        <w:rPr>
          <w:rFonts w:eastAsiaTheme="minorEastAsia"/>
        </w:rPr>
        <w:t xml:space="preserve">the </w:t>
      </w:r>
      <w:r w:rsidR="00474217">
        <w:rPr>
          <w:rFonts w:eastAsiaTheme="minorEastAsia"/>
        </w:rPr>
        <w:t>vaccine</w:t>
      </w:r>
      <w:r w:rsidR="001E2837">
        <w:rPr>
          <w:rFonts w:eastAsiaTheme="minorEastAsia"/>
        </w:rPr>
        <w:t xml:space="preserve"> responses </w:t>
      </w:r>
      <w:r w:rsidR="009F4EDA">
        <w:rPr>
          <w:rFonts w:eastAsiaTheme="minorEastAsia"/>
        </w:rPr>
        <w:t xml:space="preserve">did </w:t>
      </w:r>
      <w:r w:rsidR="001E2837">
        <w:rPr>
          <w:rFonts w:eastAsiaTheme="minorEastAsia"/>
        </w:rPr>
        <w:t xml:space="preserve">not appear to </w:t>
      </w:r>
      <w:r w:rsidR="00474217">
        <w:rPr>
          <w:rFonts w:eastAsiaTheme="minorEastAsia"/>
        </w:rPr>
        <w:t>decrease with increasing</w:t>
      </w:r>
      <w:r w:rsidR="001E2837">
        <w:rPr>
          <w:rFonts w:eastAsiaTheme="minorEastAsia"/>
        </w:rPr>
        <w:t xml:space="preserve"> dose and the</w:t>
      </w:r>
      <w:r>
        <w:rPr>
          <w:rFonts w:eastAsiaTheme="minorEastAsia"/>
        </w:rPr>
        <w:t xml:space="preserve"> fit appears poor</w:t>
      </w:r>
      <w:r w:rsidR="00474217">
        <w:rPr>
          <w:rFonts w:eastAsiaTheme="minorEastAsia"/>
        </w:rPr>
        <w:t xml:space="preserve">: </w:t>
      </w:r>
    </w:p>
    <w:p w14:paraId="3239229A" w14:textId="6590270B" w:rsidR="00474217" w:rsidRDefault="00474217" w:rsidP="00474217">
      <w:pPr>
        <w:pStyle w:val="ListParagraph"/>
        <w:numPr>
          <w:ilvl w:val="1"/>
          <w:numId w:val="6"/>
        </w:numPr>
        <w:rPr>
          <w:rFonts w:eastAsiaTheme="minorEastAsia"/>
        </w:rPr>
      </w:pPr>
      <w:r>
        <w:rPr>
          <w:rFonts w:eastAsiaTheme="minorEastAsia"/>
        </w:rPr>
        <w:t>for Novavax</w:t>
      </w:r>
      <w:r w:rsidR="0028438C">
        <w:rPr>
          <w:rFonts w:eastAsiaTheme="minorEastAsia"/>
        </w:rPr>
        <w:t xml:space="preserve"> see Figures 6.3.23 (AUC Nasal swab</w:t>
      </w:r>
      <w:r w:rsidR="00BD4A45">
        <w:rPr>
          <w:rFonts w:eastAsiaTheme="minorEastAsia"/>
        </w:rPr>
        <w:t xml:space="preserve"> </w:t>
      </w:r>
      <w:r w:rsidR="0028438C">
        <w:rPr>
          <w:rFonts w:eastAsiaTheme="minorEastAsia"/>
        </w:rPr>
        <w:t>N1), 6.3.31 and 6.3.32 (day 2 post challenge, nasal swab)</w:t>
      </w:r>
    </w:p>
    <w:p w14:paraId="34A4D510" w14:textId="00369F9A" w:rsidR="00474217" w:rsidRPr="00474217" w:rsidRDefault="00BD4A45" w:rsidP="00474217">
      <w:pPr>
        <w:pStyle w:val="ListParagraph"/>
        <w:numPr>
          <w:ilvl w:val="1"/>
          <w:numId w:val="6"/>
        </w:numPr>
        <w:rPr>
          <w:rFonts w:eastAsiaTheme="minorEastAsia"/>
        </w:rPr>
      </w:pPr>
      <w:r w:rsidRPr="00474217">
        <w:rPr>
          <w:rFonts w:eastAsiaTheme="minorEastAsia"/>
        </w:rPr>
        <w:t>for Janssen</w:t>
      </w:r>
      <w:r w:rsidR="00474217" w:rsidRPr="00474217">
        <w:rPr>
          <w:rFonts w:eastAsiaTheme="minorEastAsia"/>
        </w:rPr>
        <w:t xml:space="preserve"> two dose, see Figure 6.3.29</w:t>
      </w:r>
      <w:r w:rsidR="00474217">
        <w:rPr>
          <w:rFonts w:eastAsiaTheme="minorEastAsia"/>
        </w:rPr>
        <w:t>, 6.3.30 (day 2 post challenge OP swab).</w:t>
      </w:r>
    </w:p>
    <w:p w14:paraId="092668EA" w14:textId="30886438" w:rsidR="00291609" w:rsidRDefault="00291609" w:rsidP="00733CD0">
      <w:pPr>
        <w:rPr>
          <w:rFonts w:eastAsiaTheme="minorEastAsia"/>
        </w:rPr>
      </w:pPr>
    </w:p>
    <w:p w14:paraId="10BEE2BE" w14:textId="12E99DF0" w:rsidR="00623C5A" w:rsidRDefault="00F3078B" w:rsidP="00733CD0">
      <w:pPr>
        <w:rPr>
          <w:rFonts w:eastAsiaTheme="minorEastAsia"/>
        </w:rPr>
      </w:pPr>
      <w:r>
        <w:rPr>
          <w:rFonts w:eastAsiaTheme="minorEastAsia"/>
        </w:rPr>
        <w:t>We additionally had methods for associating the dose with binary viral responses (positive</w:t>
      </w:r>
      <w:r w:rsidR="00BD4A45">
        <w:rPr>
          <w:rFonts w:eastAsiaTheme="minorEastAsia"/>
        </w:rPr>
        <w:t xml:space="preserve"> [i.e., detectable]</w:t>
      </w:r>
      <w:r>
        <w:rPr>
          <w:rFonts w:eastAsiaTheme="minorEastAsia"/>
        </w:rPr>
        <w:t>/negative</w:t>
      </w:r>
      <w:r w:rsidR="00BD4A45">
        <w:rPr>
          <w:rFonts w:eastAsiaTheme="minorEastAsia"/>
        </w:rPr>
        <w:t xml:space="preserve"> [i.e., undetectable]</w:t>
      </w:r>
      <w:r>
        <w:rPr>
          <w:rFonts w:eastAsiaTheme="minorEastAsia"/>
        </w:rPr>
        <w:t xml:space="preserve"> response). </w:t>
      </w:r>
      <w:r w:rsidR="00623C5A">
        <w:rPr>
          <w:rFonts w:eastAsiaTheme="minorEastAsia"/>
        </w:rPr>
        <w:t xml:space="preserve">This was put into the SAP in case using the binary </w:t>
      </w:r>
      <w:r w:rsidR="00623C5A">
        <w:rPr>
          <w:rFonts w:eastAsiaTheme="minorEastAsia"/>
        </w:rPr>
        <w:lastRenderedPageBreak/>
        <w:t>responses simplified or better clarified the results. In general, the</w:t>
      </w:r>
      <w:r w:rsidR="00BD4A45">
        <w:rPr>
          <w:rFonts w:eastAsiaTheme="minorEastAsia"/>
        </w:rPr>
        <w:t xml:space="preserve"> binary response analyses</w:t>
      </w:r>
      <w:r w:rsidR="00623C5A">
        <w:rPr>
          <w:rFonts w:eastAsiaTheme="minorEastAsia"/>
        </w:rPr>
        <w:t xml:space="preserve"> </w:t>
      </w:r>
      <w:r w:rsidR="00BF5C3F">
        <w:rPr>
          <w:rFonts w:eastAsiaTheme="minorEastAsia"/>
        </w:rPr>
        <w:t>did</w:t>
      </w:r>
      <w:r w:rsidR="00623C5A">
        <w:rPr>
          <w:rFonts w:eastAsiaTheme="minorEastAsia"/>
        </w:rPr>
        <w:t xml:space="preserve"> not </w:t>
      </w:r>
      <w:r w:rsidR="000D4416">
        <w:rPr>
          <w:rFonts w:eastAsiaTheme="minorEastAsia"/>
        </w:rPr>
        <w:t xml:space="preserve">add </w:t>
      </w:r>
      <w:r w:rsidR="00623C5A">
        <w:rPr>
          <w:rFonts w:eastAsiaTheme="minorEastAsia"/>
        </w:rPr>
        <w:t>much useful information</w:t>
      </w:r>
      <w:r w:rsidR="000D4416">
        <w:rPr>
          <w:rFonts w:eastAsiaTheme="minorEastAsia"/>
        </w:rPr>
        <w:t xml:space="preserve"> compared to the continuous viral responses</w:t>
      </w:r>
      <w:r w:rsidR="00623C5A">
        <w:rPr>
          <w:rFonts w:eastAsiaTheme="minorEastAsia"/>
        </w:rPr>
        <w:t xml:space="preserve">. For example, rank tests (specifically, Wilcoxon-Mann-Whitney tests) when applied within vaccine </w:t>
      </w:r>
      <w:r w:rsidR="005E5D0F">
        <w:rPr>
          <w:rFonts w:eastAsiaTheme="minorEastAsia"/>
        </w:rPr>
        <w:t>type, were</w:t>
      </w:r>
      <w:r w:rsidR="00623C5A">
        <w:rPr>
          <w:rFonts w:eastAsiaTheme="minorEastAsia"/>
        </w:rPr>
        <w:t xml:space="preserve"> generally not able to detect differences in doses between the positive and negative viral load groups (Table 6.3.41), but in some cases were able to detect overall responses (Table 6.3.42).  The logistic GEE models picked up fewer significant vaccine effects than the linear GEE models, likely because there were few negative responses (see Tables 6.3.43-6.3.51). </w:t>
      </w:r>
    </w:p>
    <w:p w14:paraId="4AA5BDCD" w14:textId="536F3145" w:rsidR="000D4416" w:rsidRDefault="000D4416" w:rsidP="00733CD0">
      <w:pPr>
        <w:rPr>
          <w:rFonts w:eastAsiaTheme="minorEastAsia"/>
        </w:rPr>
      </w:pPr>
    </w:p>
    <w:p w14:paraId="6BC20F10" w14:textId="1AB9A0BC" w:rsidR="000D4416" w:rsidRDefault="000D4416" w:rsidP="00FF2FAF">
      <w:pPr>
        <w:pStyle w:val="Heading1"/>
        <w:rPr>
          <w:rFonts w:eastAsiaTheme="minorEastAsia"/>
        </w:rPr>
      </w:pPr>
      <w:bookmarkStart w:id="15" w:name="_Toc139630295"/>
      <w:r>
        <w:rPr>
          <w:rFonts w:eastAsiaTheme="minorEastAsia"/>
        </w:rPr>
        <w:t>Prediction of Post-Challenge Outcome with Single Immune Correlate (Section 6.4)</w:t>
      </w:r>
      <w:bookmarkEnd w:id="15"/>
      <w:r>
        <w:rPr>
          <w:rFonts w:eastAsiaTheme="minorEastAsia"/>
        </w:rPr>
        <w:t xml:space="preserve"> </w:t>
      </w:r>
    </w:p>
    <w:p w14:paraId="5E580F95" w14:textId="735AA550" w:rsidR="000D4416" w:rsidRDefault="000D4416" w:rsidP="000D4416"/>
    <w:p w14:paraId="7784D443" w14:textId="7C72A0D6" w:rsidR="000D4416" w:rsidRDefault="00F94D16" w:rsidP="000D4416">
      <w:r>
        <w:t>In this section, we predict</w:t>
      </w:r>
      <w:r w:rsidR="00FA4A39">
        <w:t xml:space="preserve"> post-challenge outcome</w:t>
      </w:r>
      <w:r>
        <w:t xml:space="preserve"> </w:t>
      </w:r>
      <w:r w:rsidR="00882BDB">
        <w:t xml:space="preserve">on the data where all vaccines are included and </w:t>
      </w:r>
      <w:r w:rsidR="00FA4A39">
        <w:t>with</w:t>
      </w:r>
      <w:r>
        <w:t xml:space="preserve"> each of the 8 ways of measuring viral load using each of the 12 ways of measuring antibodies.  We considered models based on either numeric viral load or the binary viral load (i.e., the dichotomizing the viral load based on detectability into positive or negative responses), but the binary models were not particularly illuminating, so we summarize here only the numeric viral load models. Because we did not know the shape of the curves ahead of time, we used cross validation to select among several types of models (linear, exponential, segmented line regression, natural cubic splines, and 4 parameter logistic). Of the 96 combination</w:t>
      </w:r>
      <w:r w:rsidR="00A450AB">
        <w:t>s (</w:t>
      </w:r>
      <w:r>
        <w:t>8</w:t>
      </w:r>
      <w:r w:rsidR="00A450AB">
        <w:t xml:space="preserve"> viral load</w:t>
      </w:r>
      <w:r>
        <w:t xml:space="preserve"> x 12</w:t>
      </w:r>
      <w:r w:rsidR="00A450AB">
        <w:t xml:space="preserve"> antibody measurement), in </w:t>
      </w:r>
      <w:ins w:id="16" w:author="Fay, Michael (NIH/NIAID) [E]" w:date="2026-09-24T13:30:00Z" w16du:dateUtc="2026-09-24T17:30:00Z">
        <w:r w:rsidR="00D91A10">
          <w:t>79</w:t>
        </w:r>
      </w:ins>
      <w:del w:id="17" w:author="Fay, Michael (NIH/NIAID) [E]" w:date="2026-09-24T13:30:00Z" w16du:dateUtc="2026-09-24T17:30:00Z">
        <w:r w:rsidR="00A450AB" w:rsidDel="00D91A10">
          <w:delText>82</w:delText>
        </w:r>
      </w:del>
      <w:r w:rsidR="00A450AB">
        <w:t xml:space="preserve"> pairs the best model fit was a linear model, </w:t>
      </w:r>
      <w:del w:id="18" w:author="Fay, Michael (NIH/NIAID) [E]" w:date="2026-09-24T13:30:00Z" w16du:dateUtc="2026-09-24T17:30:00Z">
        <w:r w:rsidR="00A450AB" w:rsidDel="004A4515">
          <w:delText xml:space="preserve">and </w:delText>
        </w:r>
      </w:del>
      <w:r w:rsidR="00A450AB">
        <w:t xml:space="preserve">in </w:t>
      </w:r>
      <w:ins w:id="19" w:author="Fay, Michael (NIH/NIAID) [E]" w:date="2026-09-24T13:30:00Z" w16du:dateUtc="2026-09-24T17:30:00Z">
        <w:r w:rsidR="004A4515">
          <w:t>16</w:t>
        </w:r>
      </w:ins>
      <w:del w:id="20" w:author="Fay, Michael (NIH/NIAID) [E]" w:date="2026-09-24T13:30:00Z" w16du:dateUtc="2026-09-24T17:30:00Z">
        <w:r w:rsidR="00A450AB" w:rsidDel="004A4515">
          <w:delText>the other 14</w:delText>
        </w:r>
      </w:del>
      <w:r w:rsidR="00A450AB">
        <w:t xml:space="preserve"> pairs the best model fit was an exponential model</w:t>
      </w:r>
      <w:ins w:id="21" w:author="Fay, Michael (NIH/NIAID) [E]" w:date="2026-09-24T13:31:00Z" w16du:dateUtc="2026-09-24T17:31:00Z">
        <w:r w:rsidR="004A4515">
          <w:t xml:space="preserve">, and in 1 pair the best fit model was a 4-parameter </w:t>
        </w:r>
        <w:r w:rsidR="00A47446">
          <w:t>logistic model</w:t>
        </w:r>
      </w:ins>
      <w:r w:rsidR="00A450AB">
        <w:t>.  Thus,</w:t>
      </w:r>
      <w:ins w:id="22" w:author="Fay, Michael (NIH/NIAID) [E]" w:date="2026-09-24T13:32:00Z" w16du:dateUtc="2026-09-24T17:32:00Z">
        <w:r w:rsidR="003B40B4">
          <w:t xml:space="preserve"> under this objecti</w:t>
        </w:r>
      </w:ins>
      <w:ins w:id="23" w:author="Fay, Michael (NIH/NIAID) [E]" w:date="2026-09-24T13:33:00Z" w16du:dateUtc="2026-09-24T17:33:00Z">
        <w:r w:rsidR="003B40B4">
          <w:t>ve system,</w:t>
        </w:r>
      </w:ins>
      <w:r w:rsidR="00A450AB">
        <w:t xml:space="preserve"> the simple models </w:t>
      </w:r>
      <w:ins w:id="24" w:author="Fay, Michael (NIH/NIAID) [E]" w:date="2026-09-24T13:32:00Z" w16du:dateUtc="2026-09-24T17:32:00Z">
        <w:r w:rsidR="003B40B4">
          <w:t xml:space="preserve">(linear and exponential) </w:t>
        </w:r>
      </w:ins>
      <w:r w:rsidR="00BD25E6">
        <w:t>were</w:t>
      </w:r>
      <w:r w:rsidR="00A450AB">
        <w:t xml:space="preserve"> </w:t>
      </w:r>
      <w:ins w:id="25" w:author="Fay, Michael (NIH/NIAID) [E]" w:date="2026-09-24T13:32:00Z" w16du:dateUtc="2026-09-24T17:32:00Z">
        <w:r w:rsidR="0090580A">
          <w:t>nearly always</w:t>
        </w:r>
      </w:ins>
      <w:del w:id="26" w:author="Fay, Michael (NIH/NIAID) [E]" w:date="2026-09-24T13:33:00Z" w16du:dateUtc="2026-09-24T17:33:00Z">
        <w:r w:rsidR="00A450AB" w:rsidDel="0008234D">
          <w:delText>selected in an objective manner</w:delText>
        </w:r>
      </w:del>
      <w:r w:rsidR="00A450AB">
        <w:t>.</w:t>
      </w:r>
      <w:r>
        <w:t xml:space="preserve"> In Table 6.4.1 we give the results</w:t>
      </w:r>
      <w:r w:rsidR="00A450AB">
        <w:t xml:space="preserve"> of the 96 pairs, sorted by the adjusted R-squared value, with the best fits first. </w:t>
      </w:r>
      <w:r>
        <w:t xml:space="preserve"> </w:t>
      </w:r>
      <w:r w:rsidR="000F1F44">
        <w:t xml:space="preserve">The 96 best fit models are plotted in Figures 6.4.1-6.4.96. </w:t>
      </w:r>
      <w:r w:rsidR="00A450AB">
        <w:t>The strongest signal (i.e., best fit) was using the antibodies as log MN on the day of challenge to predict the viral load as AUC BAL N1 (</w:t>
      </w:r>
      <w:r w:rsidR="00772B84">
        <w:t xml:space="preserve">see </w:t>
      </w:r>
      <w:r w:rsidR="00A450AB">
        <w:t>Figure 6.4.2</w:t>
      </w:r>
      <w:r w:rsidR="00772B84">
        <w:t xml:space="preserve">, </w:t>
      </w:r>
      <w:r w:rsidR="0085378A">
        <w:t>below</w:t>
      </w:r>
      <w:r w:rsidR="00A450AB">
        <w:t>)</w:t>
      </w:r>
      <w:r w:rsidR="001125DD">
        <w:t xml:space="preserve"> in an exponential model</w:t>
      </w:r>
      <w:r w:rsidR="00A450AB">
        <w:t xml:space="preserve">.  That plot depicts the predicted viral load with the associated 95% confidence intervals for each point.  </w:t>
      </w:r>
    </w:p>
    <w:p w14:paraId="460EB95D" w14:textId="4DA4BC31" w:rsidR="00772B84" w:rsidRDefault="001125DD" w:rsidP="000D4416">
      <w:r>
        <w:rPr>
          <w:noProof/>
        </w:rPr>
        <w:lastRenderedPageBreak/>
        <w:drawing>
          <wp:inline distT="0" distB="0" distL="0" distR="0" wp14:anchorId="29E17B95" wp14:editId="0C5C0765">
            <wp:extent cx="5943600" cy="4160520"/>
            <wp:effectExtent l="0" t="0" r="0" b="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43D489A1" w14:textId="0689C324" w:rsidR="001125DD" w:rsidRDefault="001125DD" w:rsidP="000D4416">
      <w:r>
        <w:rPr>
          <w:noProof/>
        </w:rPr>
        <mc:AlternateContent>
          <mc:Choice Requires="wps">
            <w:drawing>
              <wp:anchor distT="0" distB="0" distL="114300" distR="114300" simplePos="0" relativeHeight="251658242" behindDoc="1" locked="0" layoutInCell="1" allowOverlap="1" wp14:anchorId="6E0FFD7D" wp14:editId="767C9433">
                <wp:simplePos x="0" y="0"/>
                <wp:positionH relativeFrom="column">
                  <wp:posOffset>0</wp:posOffset>
                </wp:positionH>
                <wp:positionV relativeFrom="paragraph">
                  <wp:posOffset>-635</wp:posOffset>
                </wp:positionV>
                <wp:extent cx="5940425" cy="635"/>
                <wp:effectExtent l="0" t="0" r="0" b="0"/>
                <wp:wrapNone/>
                <wp:docPr id="4" name="Text Box 4"/>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2815D82A" w14:textId="229E5DAE" w:rsidR="001125DD" w:rsidRPr="00E302BB" w:rsidRDefault="001125DD" w:rsidP="001125DD">
                            <w:pPr>
                              <w:pStyle w:val="Caption"/>
                              <w:rPr>
                                <w:noProof/>
                              </w:rPr>
                            </w:pPr>
                            <w:r>
                              <w:t xml:space="preserve">Figure </w:t>
                            </w:r>
                            <w:r w:rsidR="00E9026E">
                              <w:t>6.4.2</w:t>
                            </w:r>
                            <w:r>
                              <w:t>: Best model fit, using MN antibodies on the day of challenge to predict AUC BAL N1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0FFD7D" id="Text Box 4" o:spid="_x0000_s1027" type="#_x0000_t202" style="position:absolute;margin-left:0;margin-top:-.05pt;width:467.75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" stroked="f">
                <v:textbox style="mso-fit-shape-to-text:t" inset="0,0,0,0">
                  <w:txbxContent>
                    <w:p w14:paraId="2815D82A" w14:textId="229E5DAE" w:rsidR="001125DD" w:rsidRPr="00E302BB" w:rsidRDefault="001125DD" w:rsidP="001125DD">
                      <w:pPr>
                        <w:pStyle w:val="Caption"/>
                        <w:rPr>
                          <w:noProof/>
                        </w:rPr>
                      </w:pPr>
                      <w:r>
                        <w:t xml:space="preserve">Figure </w:t>
                      </w:r>
                      <w:r w:rsidR="00E9026E">
                        <w:t>6.4.2</w:t>
                      </w:r>
                      <w:r>
                        <w:t>: Best model fit, using MN antibodies on the day of challenge to predict AUC BAL N1</w:t>
                      </w:r>
                    </w:p>
                  </w:txbxContent>
                </v:textbox>
              </v:shape>
            </w:pict>
          </mc:Fallback>
        </mc:AlternateContent>
      </w:r>
    </w:p>
    <w:p w14:paraId="12E7CFFA" w14:textId="10B6CA28" w:rsidR="00BD4A45" w:rsidRDefault="00BD4A45" w:rsidP="000D4416"/>
    <w:p w14:paraId="4F760A6A" w14:textId="6FEAB173" w:rsidR="00BD4A45" w:rsidRDefault="00BD4A45" w:rsidP="000D4416">
      <w:r>
        <w:t xml:space="preserve">We stress that there were 96 combinations explored, and because of randomness (e.g., biological variability, assay variability, etc.) the strongest signal from these data may not necessarily be the strongest signal from future experiments. In other words, the best fit has not been shown statistically to be the best. This means that other models with good fit may be chosen based on other factors besides fit (e.g., </w:t>
      </w:r>
      <w:r w:rsidR="007D75EF">
        <w:t>one of the 8</w:t>
      </w:r>
      <w:r>
        <w:t xml:space="preserve"> antibody measurement</w:t>
      </w:r>
      <w:r w:rsidR="007D75EF">
        <w:t>s</w:t>
      </w:r>
      <w:r>
        <w:t xml:space="preserve"> may have been more useful </w:t>
      </w:r>
      <w:r w:rsidR="0009254A">
        <w:t xml:space="preserve">than some of the others </w:t>
      </w:r>
      <w:r>
        <w:t>in human studies</w:t>
      </w:r>
      <w:r w:rsidR="0009254A">
        <w:t xml:space="preserve">, and that </w:t>
      </w:r>
      <w:r w:rsidR="00C53AAD">
        <w:t>information</w:t>
      </w:r>
      <w:r w:rsidR="0009254A">
        <w:t xml:space="preserve"> may be taken into account</w:t>
      </w:r>
      <w:r>
        <w:t xml:space="preserve">).   </w:t>
      </w:r>
    </w:p>
    <w:p w14:paraId="5A4B2AD3" w14:textId="77777777" w:rsidR="00BD4A45" w:rsidRDefault="00BD4A45" w:rsidP="000D4416"/>
    <w:p w14:paraId="6ED2571B" w14:textId="1664A9A3" w:rsidR="000D4416" w:rsidRDefault="000D4416" w:rsidP="000D4416"/>
    <w:p w14:paraId="2ECC8B63" w14:textId="591104F3" w:rsidR="000D4416" w:rsidRDefault="000D4416" w:rsidP="00FF2FAF">
      <w:pPr>
        <w:pStyle w:val="Heading1"/>
      </w:pPr>
      <w:bookmarkStart w:id="27" w:name="_Toc139630296"/>
      <w:r>
        <w:t>Percent of Variance Explained by Immune Correlates (Section 6.5)</w:t>
      </w:r>
      <w:bookmarkEnd w:id="27"/>
      <w:r>
        <w:t xml:space="preserve"> </w:t>
      </w:r>
    </w:p>
    <w:p w14:paraId="7CF7C214" w14:textId="47DD775F" w:rsidR="000D4416" w:rsidRDefault="000D4416" w:rsidP="000D4416"/>
    <w:p w14:paraId="762CAA22" w14:textId="1F9B996F" w:rsidR="00AE66A0" w:rsidRDefault="00321A2A" w:rsidP="000D4416">
      <w:r>
        <w:t xml:space="preserve">For this section and the next, we </w:t>
      </w:r>
      <w:r w:rsidR="0041730A">
        <w:t>explore</w:t>
      </w:r>
      <w:r>
        <w:t xml:space="preserve"> if the model for each antibody measurement predicts each viral load</w:t>
      </w:r>
      <w:r w:rsidR="00DD1F6B">
        <w:t xml:space="preserve"> as</w:t>
      </w:r>
      <w:r>
        <w:t xml:space="preserve"> well as the model </w:t>
      </w:r>
      <w:r w:rsidR="0041730A">
        <w:t>that</w:t>
      </w:r>
      <w:r>
        <w:t xml:space="preserve"> </w:t>
      </w:r>
      <w:r w:rsidR="0041730A">
        <w:t xml:space="preserve">additionally </w:t>
      </w:r>
      <w:r>
        <w:t>include</w:t>
      </w:r>
      <w:r w:rsidR="0041730A">
        <w:t>s</w:t>
      </w:r>
      <w:r>
        <w:t xml:space="preserve"> other predictors such as dose and possibly vaccine type. One measure of how well a model fits is the R-squared value, which ranges from 0 to 1, with one being a perfect fit. An issue with using R-squared for comparing models is that adding more variables will increase the R-squared value even if the added variables represent noise. So instead of </w:t>
      </w:r>
      <w:r>
        <w:lastRenderedPageBreak/>
        <w:t>comparing the R-squared values for two models, we compare</w:t>
      </w:r>
      <w:r w:rsidR="008421B7">
        <w:t>d</w:t>
      </w:r>
      <w:r>
        <w:t xml:space="preserve"> the</w:t>
      </w:r>
      <w:r w:rsidR="00F65567">
        <w:t xml:space="preserve"> two models using</w:t>
      </w:r>
      <w:r>
        <w:t xml:space="preserve"> adjusted R-squared values</w:t>
      </w:r>
      <w:r w:rsidR="00DD1F6B">
        <w:t>. The adjusted R-squared value</w:t>
      </w:r>
      <w:r>
        <w:t xml:space="preserve"> make</w:t>
      </w:r>
      <w:r w:rsidR="00DD1F6B">
        <w:t>s</w:t>
      </w:r>
      <w:r>
        <w:t xml:space="preserve"> an adjustment for the number of variables added to </w:t>
      </w:r>
      <w:r w:rsidR="00F65567">
        <w:t>a</w:t>
      </w:r>
      <w:r>
        <w:t xml:space="preserve"> model, so that if the extra variables</w:t>
      </w:r>
      <w:r w:rsidR="00F65567">
        <w:t xml:space="preserve"> in a model</w:t>
      </w:r>
      <w:r>
        <w:t xml:space="preserve"> represent noise </w:t>
      </w:r>
      <w:r w:rsidR="00F65567">
        <w:t xml:space="preserve">without any </w:t>
      </w:r>
      <w:r>
        <w:t>signal, they will not</w:t>
      </w:r>
      <w:r w:rsidR="0041730A">
        <w:t xml:space="preserve"> </w:t>
      </w:r>
      <w:r w:rsidR="00F65567">
        <w:t>increase its adjusted R-squared value</w:t>
      </w:r>
      <w:r w:rsidR="0041730A">
        <w:t xml:space="preserve"> on average</w:t>
      </w:r>
      <w:r w:rsidR="00F65567">
        <w:t xml:space="preserve">. We define the percent of variance explained (PVE) as 100 times the ratio of two adjusted R-squared values, with the PVE </w:t>
      </w:r>
      <w:r w:rsidR="006A671D">
        <w:t>capped at</w:t>
      </w:r>
      <w:r w:rsidR="00F65567">
        <w:t xml:space="preserve"> 100% </w:t>
      </w:r>
      <w:r w:rsidR="006A671D">
        <w:t xml:space="preserve">(i.e., </w:t>
      </w:r>
      <w:r w:rsidR="00F65567">
        <w:t xml:space="preserve">if the </w:t>
      </w:r>
      <w:r w:rsidR="006A671D">
        <w:t xml:space="preserve">ratio is greater than 1, we set it to 1). </w:t>
      </w:r>
      <w:r w:rsidR="00F65567">
        <w:t xml:space="preserve">  A PVE of 100% indicates that the model with fewer variables is as good</w:t>
      </w:r>
      <w:r w:rsidR="0041730A">
        <w:t xml:space="preserve"> or better</w:t>
      </w:r>
      <w:r w:rsidR="00F65567">
        <w:t xml:space="preserve"> </w:t>
      </w:r>
      <w:r w:rsidR="00FF3402">
        <w:t xml:space="preserve">at predicting </w:t>
      </w:r>
      <w:r w:rsidR="006A671D">
        <w:t xml:space="preserve">as the model with more variables.  </w:t>
      </w:r>
      <w:r w:rsidR="0041730A">
        <w:t>Symbolically, we</w:t>
      </w:r>
      <w:r w:rsidR="006A671D">
        <w:t xml:space="preserve"> write the PVE </w:t>
      </w:r>
      <w:r w:rsidR="0041730A">
        <w:t>as</w:t>
      </w:r>
      <w:r w:rsidR="006A671D">
        <w:t xml:space="preserve"> </w:t>
      </w:r>
    </w:p>
    <w:p w14:paraId="6AB1B199" w14:textId="38D98201" w:rsidR="006A671D" w:rsidRDefault="006A671D" w:rsidP="000D4416">
      <m:oMathPara>
        <m:oMath>
          <m:r>
            <w:rPr>
              <w:rFonts w:ascii="Cambria Math" w:hAnsi="Cambria Math"/>
            </w:rPr>
            <m:t>PVE=100 ×</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a</m:t>
                  </m:r>
                </m:sub>
                <m:sup>
                  <m:r>
                    <w:rPr>
                      <w:rFonts w:ascii="Cambria Math" w:hAnsi="Cambria Math"/>
                    </w:rPr>
                    <m:t>2</m:t>
                  </m:r>
                </m:sup>
              </m:sSubSup>
              <m:r>
                <w:rPr>
                  <w:rFonts w:ascii="Cambria Math" w:hAnsi="Cambria Math"/>
                </w:rPr>
                <m:t xml:space="preserve"> (reference)</m:t>
              </m:r>
            </m:num>
            <m:den>
              <m:sSubSup>
                <m:sSubSupPr>
                  <m:ctrlPr>
                    <w:rPr>
                      <w:rFonts w:ascii="Cambria Math" w:hAnsi="Cambria Math"/>
                      <w:i/>
                    </w:rPr>
                  </m:ctrlPr>
                </m:sSubSupPr>
                <m:e>
                  <m:r>
                    <w:rPr>
                      <w:rFonts w:ascii="Cambria Math" w:hAnsi="Cambria Math"/>
                    </w:rPr>
                    <m:t>R</m:t>
                  </m:r>
                </m:e>
                <m:sub>
                  <m:r>
                    <w:rPr>
                      <w:rFonts w:ascii="Cambria Math" w:hAnsi="Cambria Math"/>
                    </w:rPr>
                    <m:t>a</m:t>
                  </m:r>
                </m:sub>
                <m:sup>
                  <m:r>
                    <w:rPr>
                      <w:rFonts w:ascii="Cambria Math" w:hAnsi="Cambria Math"/>
                    </w:rPr>
                    <m:t>2</m:t>
                  </m:r>
                </m:sup>
              </m:sSubSup>
              <m:r>
                <w:rPr>
                  <w:rFonts w:ascii="Cambria Math" w:hAnsi="Cambria Math"/>
                </w:rPr>
                <m:t xml:space="preserve"> (reference+extra)</m:t>
              </m:r>
            </m:den>
          </m:f>
        </m:oMath>
      </m:oMathPara>
    </w:p>
    <w:p w14:paraId="6BE8515D" w14:textId="48C68A0D" w:rsidR="00F65567" w:rsidRDefault="00D82861" w:rsidP="000D4416">
      <w:r>
        <w:t xml:space="preserve">where </w:t>
      </w:r>
      <m:oMath>
        <m:sSubSup>
          <m:sSubSupPr>
            <m:ctrlPr>
              <w:rPr>
                <w:rFonts w:ascii="Cambria Math" w:hAnsi="Cambria Math"/>
                <w:i/>
              </w:rPr>
            </m:ctrlPr>
          </m:sSubSupPr>
          <m:e>
            <m:r>
              <w:rPr>
                <w:rFonts w:ascii="Cambria Math" w:hAnsi="Cambria Math"/>
              </w:rPr>
              <m:t>R</m:t>
            </m:r>
          </m:e>
          <m:sub>
            <m:r>
              <w:rPr>
                <w:rFonts w:ascii="Cambria Math" w:hAnsi="Cambria Math"/>
              </w:rPr>
              <m:t>a</m:t>
            </m:r>
          </m:sub>
          <m:sup>
            <m:r>
              <w:rPr>
                <w:rFonts w:ascii="Cambria Math" w:hAnsi="Cambria Math"/>
              </w:rPr>
              <m:t>2</m:t>
            </m:r>
          </m:sup>
        </m:sSubSup>
        <m:r>
          <w:rPr>
            <w:rFonts w:ascii="Cambria Math" w:hAnsi="Cambria Math"/>
          </w:rPr>
          <m:t xml:space="preserve"> (reference)</m:t>
        </m:r>
      </m:oMath>
      <w:r>
        <w:t xml:space="preserve">  represents the adjusted R-squared for the reference model (e.g., the model that only includes the antibody measurement for prediction), and  </w:t>
      </w:r>
      <m:oMath>
        <m:sSubSup>
          <m:sSubSupPr>
            <m:ctrlPr>
              <w:rPr>
                <w:rFonts w:ascii="Cambria Math" w:hAnsi="Cambria Math"/>
                <w:i/>
              </w:rPr>
            </m:ctrlPr>
          </m:sSubSupPr>
          <m:e>
            <m:r>
              <w:rPr>
                <w:rFonts w:ascii="Cambria Math" w:hAnsi="Cambria Math"/>
              </w:rPr>
              <m:t>R</m:t>
            </m:r>
          </m:e>
          <m:sub>
            <m:r>
              <w:rPr>
                <w:rFonts w:ascii="Cambria Math" w:hAnsi="Cambria Math"/>
              </w:rPr>
              <m:t>a</m:t>
            </m:r>
          </m:sub>
          <m:sup>
            <m:r>
              <w:rPr>
                <w:rFonts w:ascii="Cambria Math" w:hAnsi="Cambria Math"/>
              </w:rPr>
              <m:t>2</m:t>
            </m:r>
          </m:sup>
        </m:sSubSup>
        <m:r>
          <w:rPr>
            <w:rFonts w:ascii="Cambria Math" w:hAnsi="Cambria Math"/>
          </w:rPr>
          <m:t xml:space="preserve"> (reference+extra)</m:t>
        </m:r>
      </m:oMath>
      <w:r>
        <w:t xml:space="preserve">   represents the adjusted R-squared for the model that additional</w:t>
      </w:r>
      <w:r w:rsidR="0041730A">
        <w:t>ly</w:t>
      </w:r>
      <w:r>
        <w:t xml:space="preserve"> adds some extra variables (e.g., dose scores). </w:t>
      </w:r>
      <w:r w:rsidR="00FF3402">
        <w:t xml:space="preserve">The terminology </w:t>
      </w:r>
      <w:r w:rsidR="0041730A">
        <w:t xml:space="preserve">“percent variance explained” refers to the variance explained by the reference model compared to the more complicated one. For example, </w:t>
      </w:r>
      <w:r w:rsidR="00FF3402">
        <w:t>PVE=100% means that the simpler reference model explains all the variance that the more complicated model does.</w:t>
      </w:r>
      <w:r w:rsidR="002B651B">
        <w:t xml:space="preserve"> Confidence intervals for the PVE estimates are calculated using non-parametric bootstrap. </w:t>
      </w:r>
      <w:r w:rsidR="00FF3402">
        <w:t xml:space="preserve">  </w:t>
      </w:r>
    </w:p>
    <w:p w14:paraId="4BF67C90" w14:textId="7E1E7FF1" w:rsidR="0041730A" w:rsidRDefault="00F65567" w:rsidP="000D4416">
      <w:r>
        <w:t xml:space="preserve">Because there </w:t>
      </w:r>
      <w:r w:rsidR="00455890">
        <w:t xml:space="preserve">were </w:t>
      </w:r>
      <w:r>
        <w:t xml:space="preserve">8 ways </w:t>
      </w:r>
      <w:r w:rsidR="20F9B6EF">
        <w:t>of</w:t>
      </w:r>
      <w:r>
        <w:t xml:space="preserve"> measured antibody and 12 ways </w:t>
      </w:r>
      <w:r w:rsidR="6A4DBC39">
        <w:t>of</w:t>
      </w:r>
      <w:r>
        <w:t xml:space="preserve"> measure</w:t>
      </w:r>
      <w:r w:rsidR="68126986">
        <w:t>d</w:t>
      </w:r>
      <w:r>
        <w:t xml:space="preserve"> viral load, each analysis will be repeated 8</w:t>
      </w:r>
      <w:r w:rsidR="0041730A">
        <w:t xml:space="preserve"> </w:t>
      </w:r>
      <w:r>
        <w:t>x</w:t>
      </w:r>
      <w:r w:rsidR="0041730A">
        <w:t xml:space="preserve"> </w:t>
      </w:r>
      <w:r>
        <w:t xml:space="preserve">12=96 times, once for each antibody/viral-load combination.  </w:t>
      </w:r>
    </w:p>
    <w:p w14:paraId="4FA203D6" w14:textId="342B2AD3" w:rsidR="004A53D6" w:rsidRDefault="00F65567" w:rsidP="000D4416">
      <w:r>
        <w:t>We first consider</w:t>
      </w:r>
      <w:r w:rsidR="00455890">
        <w:t>ed</w:t>
      </w:r>
      <w:r>
        <w:t xml:space="preserve"> predicting the numeric viral load, using the percent of variance explained</w:t>
      </w:r>
      <w:r w:rsidR="00FF3402">
        <w:t xml:space="preserve"> with the reference model derived from Section 6.4</w:t>
      </w:r>
      <w:ins w:id="28" w:author="Fay, Michael (NIH/NIAID) [E]" w:date="2026-10-08T11:19:00Z" w16du:dateUtc="2026-10-08T15:19:00Z">
        <w:r w:rsidR="0059098D">
          <w:t xml:space="preserve"> (</w:t>
        </w:r>
        <w:r w:rsidR="004B71CC">
          <w:t>in the one case where the best m</w:t>
        </w:r>
      </w:ins>
      <w:ins w:id="29" w:author="Fay, Michael (NIH/NIAID) [E]" w:date="2026-10-08T11:20:00Z" w16du:dateUtc="2026-10-08T15:20:00Z">
        <w:r w:rsidR="004B71CC">
          <w:t>odel was not a linear or exponential, we used the second-best model)</w:t>
        </w:r>
      </w:ins>
      <w:r w:rsidR="00FF3402">
        <w:t xml:space="preserve">, and the extra variables </w:t>
      </w:r>
      <w:r w:rsidR="00455890">
        <w:t xml:space="preserve">were </w:t>
      </w:r>
      <w:r w:rsidR="00FF3402">
        <w:t>the dose scores</w:t>
      </w:r>
      <w:r w:rsidR="00772B84">
        <w:t xml:space="preserve"> with a different parameter for each unique score</w:t>
      </w:r>
      <w:r w:rsidR="00FF3402">
        <w:t xml:space="preserve">. </w:t>
      </w:r>
      <w:r>
        <w:t xml:space="preserve"> </w:t>
      </w:r>
      <w:r w:rsidR="00370508">
        <w:t xml:space="preserve">Table 6.5.1 gives the results. </w:t>
      </w:r>
      <w:r w:rsidR="003E65A9">
        <w:t xml:space="preserve">In general, the PVE estimates </w:t>
      </w:r>
      <w:r w:rsidR="002B510A">
        <w:t xml:space="preserve">were </w:t>
      </w:r>
      <w:r w:rsidR="00EF41AB">
        <w:t>large</w:t>
      </w:r>
      <w:r w:rsidR="003E65A9">
        <w:t>,</w:t>
      </w:r>
      <w:r w:rsidR="001E01B5">
        <w:t xml:space="preserve"> ranging from </w:t>
      </w:r>
      <w:r w:rsidR="00EF41AB">
        <w:t>39%</w:t>
      </w:r>
      <w:r w:rsidR="001E01B5">
        <w:t xml:space="preserve"> to 100%, with </w:t>
      </w:r>
      <w:r w:rsidR="00EF41AB">
        <w:t>most (</w:t>
      </w:r>
      <w:r w:rsidR="001E01B5">
        <w:t>5</w:t>
      </w:r>
      <w:r w:rsidR="00EF41AB">
        <w:t>2</w:t>
      </w:r>
      <w:r w:rsidR="001E01B5">
        <w:t>/96=</w:t>
      </w:r>
      <w:r w:rsidR="00EF41AB">
        <w:t>54</w:t>
      </w:r>
      <w:r w:rsidR="001E01B5">
        <w:t>%</w:t>
      </w:r>
      <w:r w:rsidR="00EF41AB">
        <w:t>)</w:t>
      </w:r>
      <w:r w:rsidR="001E01B5">
        <w:t xml:space="preserve"> of the 96 PVE estimated over 80%. </w:t>
      </w:r>
      <w:r w:rsidR="003E65A9">
        <w:t xml:space="preserve"> </w:t>
      </w:r>
      <w:r w:rsidR="001E01B5">
        <w:t xml:space="preserve">All the PVE estimates below 60% </w:t>
      </w:r>
      <w:r w:rsidR="002B510A">
        <w:t xml:space="preserve">came </w:t>
      </w:r>
      <w:r w:rsidR="001E01B5">
        <w:t>from the models that measure</w:t>
      </w:r>
      <w:r w:rsidR="002B510A">
        <w:t>d</w:t>
      </w:r>
      <w:r w:rsidR="001E01B5">
        <w:t xml:space="preserve"> viral load with the OP swab</w:t>
      </w:r>
      <w:r w:rsidR="00F42542">
        <w:t xml:space="preserve"> at day 2 post challenge</w:t>
      </w:r>
      <w:r w:rsidR="001E01B5">
        <w:t xml:space="preserve">. </w:t>
      </w:r>
      <w:r w:rsidR="00370508">
        <w:t xml:space="preserve">From Section 6.4, the best fit model for predicting the viral load from antibody measurement alone </w:t>
      </w:r>
      <w:r w:rsidR="002B510A">
        <w:t xml:space="preserve">was </w:t>
      </w:r>
      <w:r w:rsidR="00370508">
        <w:t>predicting AUC BAL N</w:t>
      </w:r>
      <w:r w:rsidR="0041730A">
        <w:t>1 using</w:t>
      </w:r>
      <w:r w:rsidR="00370508">
        <w:t xml:space="preserve"> log MN day of challenge</w:t>
      </w:r>
      <w:r w:rsidR="00151600">
        <w:t xml:space="preserve">, </w:t>
      </w:r>
      <w:r w:rsidR="002B510A">
        <w:t xml:space="preserve">with </w:t>
      </w:r>
      <w:r w:rsidR="00151600">
        <w:t>t</w:t>
      </w:r>
      <w:r w:rsidR="00370508">
        <w:t xml:space="preserve">he PVE </w:t>
      </w:r>
      <w:r w:rsidR="002B510A">
        <w:t>of</w:t>
      </w:r>
      <w:r w:rsidR="005B7906">
        <w:t xml:space="preserve"> </w:t>
      </w:r>
      <w:r w:rsidR="00F42542">
        <w:t>93.85</w:t>
      </w:r>
      <w:r w:rsidR="00370508">
        <w:t xml:space="preserve">% (95% CI: </w:t>
      </w:r>
      <w:ins w:id="30" w:author="Fay, Michael (NIH/NIAID) [E]" w:date="2026-10-08T11:33:00Z" w16du:dateUtc="2026-10-08T15:33:00Z">
        <w:r w:rsidR="00B052C9">
          <w:t>93.53</w:t>
        </w:r>
      </w:ins>
      <w:del w:id="31" w:author="Fay, Michael (NIH/NIAID) [E]" w:date="2026-10-08T11:33:00Z" w16du:dateUtc="2026-10-08T15:33:00Z">
        <w:r w:rsidR="00F42542" w:rsidDel="00B052C9">
          <w:delText>94.06</w:delText>
        </w:r>
      </w:del>
      <w:r w:rsidR="00370508">
        <w:t xml:space="preserve">%, </w:t>
      </w:r>
      <w:r w:rsidR="00F42542">
        <w:t>100</w:t>
      </w:r>
      <w:r w:rsidR="00370508">
        <w:t xml:space="preserve">%). </w:t>
      </w:r>
      <w:r w:rsidR="001E01B5">
        <w:t xml:space="preserve"> T</w:t>
      </w:r>
      <w:r w:rsidR="00370508">
        <w:t>he PVE is nearly 100%, so that the dose scores do not add much to the prediction model without the dose scores</w:t>
      </w:r>
      <w:r w:rsidR="0041730A">
        <w:t xml:space="preserve">, implying that the antibody measurement is explaining nearly </w:t>
      </w:r>
      <w:r w:rsidR="00F42542">
        <w:t>all the variance as explained by the model</w:t>
      </w:r>
      <w:r w:rsidR="0041730A">
        <w:t xml:space="preserve"> that additionally includes dose scores. </w:t>
      </w:r>
      <w:r w:rsidR="004A53D6">
        <w:t>This statistic is crude, b</w:t>
      </w:r>
      <w:r w:rsidR="0041730A">
        <w:t>ecause it is hard to define a dose score that is meaningful across all four vaccines and the placebo arm</w:t>
      </w:r>
      <w:r w:rsidR="004A53D6">
        <w:t xml:space="preserve">. </w:t>
      </w:r>
      <w:r w:rsidR="0041730A">
        <w:t xml:space="preserve"> </w:t>
      </w:r>
      <w:r w:rsidR="004A53D6">
        <w:t xml:space="preserve">A less crude version of PVE is given </w:t>
      </w:r>
      <w:r w:rsidR="00F42542">
        <w:t>at the end of</w:t>
      </w:r>
      <w:r w:rsidR="004A53D6">
        <w:t xml:space="preserve"> the next section. </w:t>
      </w:r>
    </w:p>
    <w:p w14:paraId="31D08EDE" w14:textId="63BB185B" w:rsidR="00370508" w:rsidRDefault="004A53D6" w:rsidP="000D4416">
      <w:r>
        <w:t>Another</w:t>
      </w:r>
      <w:r w:rsidR="001E01B5">
        <w:t xml:space="preserve"> troubling issue is that some of</w:t>
      </w:r>
      <w:r w:rsidR="00370508">
        <w:t xml:space="preserve"> the 95% confidence interval</w:t>
      </w:r>
      <w:r w:rsidR="001E01B5">
        <w:t>s</w:t>
      </w:r>
      <w:r w:rsidR="00370508">
        <w:t xml:space="preserve"> do not contain the estimate</w:t>
      </w:r>
      <w:ins w:id="32" w:author="Fay, Michael (NIH/NIAID) [E]" w:date="2026-10-08T11:35:00Z" w16du:dateUtc="2026-10-08T15:35:00Z">
        <w:r w:rsidR="003D4816">
          <w:t xml:space="preserve"> (see AUC Nasal</w:t>
        </w:r>
        <w:r w:rsidR="005F0BF6">
          <w:t xml:space="preserve"> Swab N1 and </w:t>
        </w:r>
      </w:ins>
      <w:ins w:id="33" w:author="Fay, Michael (NIH/NIAID) [E]" w:date="2026-10-08T11:38:00Z" w16du:dateUtc="2026-10-08T15:38:00Z">
        <w:r w:rsidR="0084063B">
          <w:t xml:space="preserve">log </w:t>
        </w:r>
      </w:ins>
      <w:ins w:id="34" w:author="Fay, Michael (NIH/NIAID) [E]" w:date="2026-10-08T11:35:00Z" w16du:dateUtc="2026-10-08T15:35:00Z">
        <w:r w:rsidR="005F0BF6">
          <w:t>MN Day Challenge)</w:t>
        </w:r>
      </w:ins>
      <w:del w:id="35" w:author="Fay, Michael (NIH/NIAID) [E]" w:date="2026-10-08T11:35:00Z" w16du:dateUtc="2026-10-08T15:35:00Z">
        <w:r w:rsidR="001E01B5" w:rsidDel="003D4816">
          <w:delText>, as in the case mentioned above</w:delText>
        </w:r>
      </w:del>
      <w:r w:rsidR="001E01B5">
        <w:t>.</w:t>
      </w:r>
      <w:r w:rsidR="00370508">
        <w:t xml:space="preserve"> </w:t>
      </w:r>
      <w:r w:rsidR="00151600">
        <w:t xml:space="preserve">One possibility for the cause of this strange confidence interval behavior is that the balanced design in the study perhaps produces atypical R-squared values compared to the random sample with replacement of the bootstrap, which will tend to be less balanced and more likely to be missing some dose categories. To explore that further, we </w:t>
      </w:r>
      <w:r w:rsidR="004C1960">
        <w:t>redid</w:t>
      </w:r>
      <w:r w:rsidR="00151600">
        <w:t xml:space="preserve"> the analyses after collapsing the dose responses into bins, so that it is less likely that a bootstrap sample will have dose categories with no selected individuals.  This analysis with binning (see COPSAP6.5_6.6_Appendix.pdf</w:t>
      </w:r>
      <w:r>
        <w:t>,</w:t>
      </w:r>
      <w:r w:rsidR="00151600">
        <w:t xml:space="preserve"> Table A6.5.1) </w:t>
      </w:r>
      <w:r w:rsidR="004C1960">
        <w:t xml:space="preserve">had </w:t>
      </w:r>
      <w:r w:rsidR="00151600">
        <w:t xml:space="preserve">fewer cases with the 95% confidence interval excluding the estimate. For </w:t>
      </w:r>
      <w:r>
        <w:t>example, when</w:t>
      </w:r>
      <w:r w:rsidR="00151600">
        <w:t xml:space="preserve"> we predict</w:t>
      </w:r>
      <w:r w:rsidR="0020311C">
        <w:t>ed</w:t>
      </w:r>
      <w:r w:rsidR="00151600">
        <w:t xml:space="preserve"> AUC </w:t>
      </w:r>
      <w:ins w:id="36" w:author="Fay, Michael (NIH/NIAID) [E]" w:date="2026-10-08T11:38:00Z" w16du:dateUtc="2026-10-08T15:38:00Z">
        <w:r w:rsidR="0084063B">
          <w:t>Nasal Swab</w:t>
        </w:r>
      </w:ins>
      <w:del w:id="37" w:author="Fay, Michael (NIH/NIAID) [E]" w:date="2026-10-08T11:38:00Z" w16du:dateUtc="2026-10-08T15:38:00Z">
        <w:r w:rsidR="00151600" w:rsidDel="0084063B">
          <w:delText>BAL</w:delText>
        </w:r>
      </w:del>
      <w:r w:rsidR="00151600">
        <w:t xml:space="preserve"> N1 using log MN day of challenge, the resulting PVE is </w:t>
      </w:r>
      <w:ins w:id="38" w:author="Fay, Michael (NIH/NIAID) [E]" w:date="2026-10-08T11:38:00Z" w16du:dateUtc="2026-10-08T15:38:00Z">
        <w:r w:rsidR="005E108A">
          <w:t>94.69</w:t>
        </w:r>
      </w:ins>
      <w:del w:id="39" w:author="Fay, Michael (NIH/NIAID) [E]" w:date="2026-10-08T11:38:00Z" w16du:dateUtc="2026-10-08T15:38:00Z">
        <w:r w:rsidR="00151600" w:rsidDel="005E108A">
          <w:delText>97.6</w:delText>
        </w:r>
      </w:del>
      <w:r w:rsidR="00151600">
        <w:t xml:space="preserve">% (95% CI: </w:t>
      </w:r>
      <w:ins w:id="40" w:author="Fay, Michael (NIH/NIAID) [E]" w:date="2026-10-08T11:39:00Z" w16du:dateUtc="2026-10-08T15:39:00Z">
        <w:r w:rsidR="00CA3239">
          <w:t>90.8</w:t>
        </w:r>
      </w:ins>
      <w:del w:id="41" w:author="Fay, Michael (NIH/NIAID) [E]" w:date="2026-10-08T11:39:00Z" w16du:dateUtc="2026-10-08T15:39:00Z">
        <w:r w:rsidR="00151600" w:rsidDel="00CA3239">
          <w:delText>94.5</w:delText>
        </w:r>
      </w:del>
      <w:r w:rsidR="00151600">
        <w:t>%, 100%).</w:t>
      </w:r>
      <w:r>
        <w:t xml:space="preserve"> </w:t>
      </w:r>
    </w:p>
    <w:p w14:paraId="7DF7927C" w14:textId="77777777" w:rsidR="004A53D6" w:rsidRDefault="004A53D6" w:rsidP="000D4416"/>
    <w:p w14:paraId="00EBA8BB" w14:textId="571EB09D" w:rsidR="00F65567" w:rsidRDefault="001E01B5" w:rsidP="000D4416">
      <w:r>
        <w:t xml:space="preserve">Because the binary viral load analyses </w:t>
      </w:r>
      <w:r w:rsidR="0020311C">
        <w:t xml:space="preserve">did </w:t>
      </w:r>
      <w:r>
        <w:t>not add much insight, we do not discuss them here</w:t>
      </w:r>
      <w:r w:rsidR="006F2982">
        <w:t>, b</w:t>
      </w:r>
      <w:r w:rsidR="002A1C07">
        <w:t>u</w:t>
      </w:r>
      <w:r w:rsidR="006F2982">
        <w:t>t for completeness the results are given in Table 6.5.2</w:t>
      </w:r>
      <w:r w:rsidR="004A53D6">
        <w:t xml:space="preserve"> (and the binned version is in Table A6.5.2)</w:t>
      </w:r>
      <w:r w:rsidR="006F2982">
        <w:t>.</w:t>
      </w:r>
    </w:p>
    <w:p w14:paraId="628972C7" w14:textId="3F5D7E45" w:rsidR="00CA6A90" w:rsidRDefault="00CA6A90" w:rsidP="00CA6A90">
      <w:pPr>
        <w:pStyle w:val="Heading1"/>
      </w:pPr>
      <w:bookmarkStart w:id="42" w:name="_Toc139630297"/>
      <w:r>
        <w:t>Percent of Variance Explained by Vaccine Type and Immune Correlates (Section 6.6)</w:t>
      </w:r>
      <w:bookmarkEnd w:id="42"/>
      <w:r>
        <w:t xml:space="preserve"> </w:t>
      </w:r>
    </w:p>
    <w:p w14:paraId="79D103BD" w14:textId="2CFB2BA3" w:rsidR="00CA6A90" w:rsidRDefault="00CA6A90" w:rsidP="000D4416"/>
    <w:p w14:paraId="3AC5E83A" w14:textId="61B8DAE9" w:rsidR="006F2982" w:rsidRDefault="006F2982" w:rsidP="000D4416">
      <w:r>
        <w:t>We next explore</w:t>
      </w:r>
      <w:r w:rsidR="0020311C">
        <w:t>d</w:t>
      </w:r>
      <w:r>
        <w:t xml:space="preserve"> the percent variance explained (PVE) using the antibody measurements with dose scores from the previous section as the reference model and the extra variables </w:t>
      </w:r>
      <w:r w:rsidR="00A67779">
        <w:t>using</w:t>
      </w:r>
      <w:r>
        <w:t xml:space="preserve"> vaccine type</w:t>
      </w:r>
      <w:r w:rsidR="00A67779">
        <w:t xml:space="preserve"> (specifically, we allow a different parameter for each dose score/vaccine combination)</w:t>
      </w:r>
      <w:r>
        <w:t xml:space="preserve">. </w:t>
      </w:r>
    </w:p>
    <w:p w14:paraId="5593EAB9" w14:textId="3F4B62B1" w:rsidR="00A67779" w:rsidRDefault="006F2982" w:rsidP="000D4416">
      <w:r>
        <w:t xml:space="preserve">The results when treating the viral load as numeric are presented in Table 6.6.1. </w:t>
      </w:r>
      <w:r w:rsidR="0058127B">
        <w:t>Except for</w:t>
      </w:r>
      <w:r>
        <w:t xml:space="preserve"> the AUC OP swab viral load analyses, the re</w:t>
      </w:r>
      <w:r w:rsidR="00A67779">
        <w:t>maining 80 of the 96</w:t>
      </w:r>
      <w:r>
        <w:t xml:space="preserve"> PVE estimates </w:t>
      </w:r>
      <w:r w:rsidR="0020311C">
        <w:t xml:space="preserve">were </w:t>
      </w:r>
      <w:r w:rsidR="0058127B">
        <w:t xml:space="preserve">all above </w:t>
      </w:r>
      <w:r w:rsidR="00A67779">
        <w:t>8</w:t>
      </w:r>
      <w:r w:rsidR="0058127B">
        <w:t>0%.  Returning to the example where we predict</w:t>
      </w:r>
      <w:r w:rsidR="0020311C">
        <w:t>ed</w:t>
      </w:r>
      <w:r w:rsidR="0058127B">
        <w:t xml:space="preserve"> AUC BAL N</w:t>
      </w:r>
      <w:r w:rsidR="00A67779">
        <w:t>1 using</w:t>
      </w:r>
      <w:r w:rsidR="0058127B">
        <w:t xml:space="preserve"> log MN day of challenge, the resulting PVE is </w:t>
      </w:r>
      <w:r w:rsidR="00A67779">
        <w:t>100</w:t>
      </w:r>
      <w:r w:rsidR="0058127B">
        <w:t>%</w:t>
      </w:r>
      <w:r w:rsidR="0037610C">
        <w:t xml:space="preserve"> </w:t>
      </w:r>
      <w:r w:rsidR="0058127B">
        <w:t xml:space="preserve">(95% CI: </w:t>
      </w:r>
      <w:r w:rsidR="00A67779">
        <w:t>94.76, 100</w:t>
      </w:r>
      <w:r w:rsidR="0058127B">
        <w:t xml:space="preserve">%). This means that the antibody measurement and dose score explain </w:t>
      </w:r>
      <w:r w:rsidR="00A67779">
        <w:t xml:space="preserve">the </w:t>
      </w:r>
      <w:r w:rsidR="0058127B">
        <w:t xml:space="preserve">variability </w:t>
      </w:r>
      <w:r w:rsidR="00A67779">
        <w:t>as well or better than the model</w:t>
      </w:r>
      <w:r w:rsidR="0058127B">
        <w:t xml:space="preserve"> adding information about vaccine type.</w:t>
      </w:r>
      <w:r w:rsidR="00A67779">
        <w:t xml:space="preserve"> </w:t>
      </w:r>
    </w:p>
    <w:p w14:paraId="7C384441" w14:textId="02AF0EDD" w:rsidR="002A1C07" w:rsidRDefault="00A67779" w:rsidP="000D4416">
      <w:r>
        <w:t>As in the previous section, we repeat</w:t>
      </w:r>
      <w:r w:rsidR="0020311C">
        <w:t>ed</w:t>
      </w:r>
      <w:r>
        <w:t xml:space="preserve"> the analysis after binning the dose scores.  The results </w:t>
      </w:r>
      <w:r w:rsidR="00CA60BA">
        <w:t xml:space="preserve">were </w:t>
      </w:r>
      <w:r w:rsidR="009D39A0">
        <w:t>similar to the results</w:t>
      </w:r>
      <w:r>
        <w:t xml:space="preserve"> </w:t>
      </w:r>
      <w:r w:rsidR="009D39A0">
        <w:t xml:space="preserve">without </w:t>
      </w:r>
      <w:r>
        <w:t>the binning</w:t>
      </w:r>
      <w:r w:rsidR="009D39A0">
        <w:t xml:space="preserve">, </w:t>
      </w:r>
      <w:r>
        <w:t xml:space="preserve">except the confidence intervals </w:t>
      </w:r>
      <w:r w:rsidR="00057021">
        <w:t xml:space="preserve">were </w:t>
      </w:r>
      <w:r>
        <w:t xml:space="preserve">more likely to </w:t>
      </w:r>
      <w:r w:rsidR="009D39A0">
        <w:t>enclose the estimates. Table A6.6.1 gives those results, showing</w:t>
      </w:r>
      <w:r>
        <w:t xml:space="preserve"> very high PVE except when viral load </w:t>
      </w:r>
      <w:r w:rsidR="00057021">
        <w:t xml:space="preserve">was </w:t>
      </w:r>
      <w:r>
        <w:t>measured by OP swab.</w:t>
      </w:r>
    </w:p>
    <w:p w14:paraId="77658334" w14:textId="22358FFF" w:rsidR="00D327AC" w:rsidRDefault="00D327AC" w:rsidP="000D4416"/>
    <w:p w14:paraId="39FDAAF5" w14:textId="5D0C2CA4" w:rsidR="002A1C07" w:rsidRDefault="002A1C07" w:rsidP="002A1C07">
      <w:r>
        <w:t xml:space="preserve">As in the previous section, we do not discuss the binary viral load analyses because they do not add much insight </w:t>
      </w:r>
      <w:r w:rsidR="00057021">
        <w:t>(</w:t>
      </w:r>
      <w:r>
        <w:t>see Table</w:t>
      </w:r>
      <w:r w:rsidR="009D39A0">
        <w:t>s</w:t>
      </w:r>
      <w:r>
        <w:t xml:space="preserve"> 6.6.2</w:t>
      </w:r>
      <w:r w:rsidR="009D39A0">
        <w:t xml:space="preserve"> and A6.6.2</w:t>
      </w:r>
      <w:r w:rsidR="00057021">
        <w:t>)</w:t>
      </w:r>
      <w:r>
        <w:t>.</w:t>
      </w:r>
    </w:p>
    <w:p w14:paraId="5AFBBE74" w14:textId="06C65BAF" w:rsidR="009D39A0" w:rsidRDefault="009D39A0" w:rsidP="002A1C07"/>
    <w:p w14:paraId="02B7FF80" w14:textId="2AE2008A" w:rsidR="009D39A0" w:rsidRDefault="009D39A0" w:rsidP="002A1C07">
      <w:r>
        <w:t>Because the dose scores are crude</w:t>
      </w:r>
      <w:r w:rsidR="00820198">
        <w:t xml:space="preserve"> (e.g., </w:t>
      </w:r>
      <w:r w:rsidR="002C285F">
        <w:t>each vaccine’s minimum dose</w:t>
      </w:r>
      <w:r w:rsidR="00000A76">
        <w:t xml:space="preserve"> is arbitrarily defined</w:t>
      </w:r>
      <w:r w:rsidR="002C285F">
        <w:t xml:space="preserve"> as 1, and the placebo as 0, so that the difference in effect between the minimum dose and placebo is the same as the difference in effect between the minimum dose and the dose that is 10 times larger)</w:t>
      </w:r>
      <w:r>
        <w:t>, we perform</w:t>
      </w:r>
      <w:r w:rsidR="00057021">
        <w:t>ed</w:t>
      </w:r>
      <w:r>
        <w:t xml:space="preserve"> another PVE analysis that was not in the SAP</w:t>
      </w:r>
      <w:r w:rsidR="00772B84">
        <w:t xml:space="preserve">. </w:t>
      </w:r>
      <w:r>
        <w:t xml:space="preserve"> </w:t>
      </w:r>
      <w:r w:rsidR="00772B84">
        <w:t>W</w:t>
      </w:r>
      <w:r>
        <w:t>e c</w:t>
      </w:r>
      <w:r w:rsidR="00772B84">
        <w:t>alculate</w:t>
      </w:r>
      <w:r w:rsidR="00F1493E">
        <w:t>d</w:t>
      </w:r>
      <w:r w:rsidR="00772B84">
        <w:t xml:space="preserve"> the PVE where (1) the reference models use only the antibody measurement as in Section 6.4 (specifically,  using antibody as </w:t>
      </w:r>
      <w:r w:rsidR="006B7512">
        <w:t>the only</w:t>
      </w:r>
      <w:r w:rsidR="00772B84">
        <w:t xml:space="preserve"> linear numeric effect in the linear predictor part of the generalized linear model (GLM), where the GLM is either a linear model or an exponential model depending on which fit better by cross validation), and (2) the “reference+extra” models additionally a</w:t>
      </w:r>
      <w:r w:rsidR="00C41370">
        <w:t>llow different linear effects for dose for each vaccine (i.e.,  the linear predictor part of the model adds</w:t>
      </w:r>
      <w:ins w:id="43" w:author="Fay, Michael (NIH/NIAID) [E]" w:date="2026-10-08T11:44:00Z" w16du:dateUtc="2026-10-08T15:44:00Z">
        <w:r w:rsidR="009B77CB">
          <w:t xml:space="preserve"> all the main effects and interactions between the </w:t>
        </w:r>
        <w:r w:rsidR="00FE1849">
          <w:t>antibody measurement</w:t>
        </w:r>
      </w:ins>
      <w:ins w:id="44" w:author="Fay, Michael (NIH/NIAID) [E]" w:date="2026-10-08T11:45:00Z" w16du:dateUtc="2026-10-08T15:45:00Z">
        <w:r w:rsidR="00FE1849">
          <w:t>, numeric dose score, and vaccine</w:t>
        </w:r>
        <w:r w:rsidR="000C50DD">
          <w:t>, so this includes</w:t>
        </w:r>
      </w:ins>
      <w:r w:rsidR="00C41370">
        <w:t xml:space="preserve"> </w:t>
      </w:r>
      <w:r w:rsidR="006B7512">
        <w:t xml:space="preserve">the single dose-halved </w:t>
      </w:r>
      <w:r w:rsidR="00C41370">
        <w:t xml:space="preserve">dose score as numeric </w:t>
      </w:r>
      <w:r w:rsidR="006B7512">
        <w:t xml:space="preserve">as well as </w:t>
      </w:r>
      <w:r w:rsidR="00C41370">
        <w:t>main effects for vaccine type and the interaction between vaccine type and the dose scores).  This “reference+extra” model is different from the one described in the first paragraph of this section (</w:t>
      </w:r>
      <w:r w:rsidR="0037610C">
        <w:t xml:space="preserve">which </w:t>
      </w:r>
      <w:r w:rsidR="00226D19">
        <w:t>h</w:t>
      </w:r>
      <w:r w:rsidR="0037610C">
        <w:t>as a different parameter for each dose score/vaccine combination); the new model has fewer parameters (and hence has a smaller R-squared adjustment) and treats the dose scores as linear effects, but allows a different linear effect for each vaccine.</w:t>
      </w:r>
      <w:r w:rsidR="00C41370">
        <w:t xml:space="preserve"> Th</w:t>
      </w:r>
      <w:r w:rsidR="0037610C">
        <w:t>us, this</w:t>
      </w:r>
      <w:r w:rsidR="00C41370">
        <w:t xml:space="preserve"> PVE analysis </w:t>
      </w:r>
      <w:r w:rsidR="0037610C">
        <w:t>measures how well</w:t>
      </w:r>
      <w:r w:rsidR="00C41370">
        <w:t xml:space="preserve"> </w:t>
      </w:r>
      <w:r w:rsidR="0037610C">
        <w:lastRenderedPageBreak/>
        <w:t xml:space="preserve">the model with </w:t>
      </w:r>
      <w:r w:rsidR="00C41370">
        <w:t>just the antibody</w:t>
      </w:r>
      <w:r w:rsidR="0037610C">
        <w:t xml:space="preserve"> predicts viral load compared to the model that additionally has a</w:t>
      </w:r>
      <w:r w:rsidR="00C41370">
        <w:t xml:space="preserve"> different </w:t>
      </w:r>
      <w:r w:rsidR="0037610C">
        <w:t xml:space="preserve">dose score </w:t>
      </w:r>
      <w:r w:rsidR="00C41370">
        <w:t xml:space="preserve">linear effect for each vaccine type. </w:t>
      </w:r>
    </w:p>
    <w:p w14:paraId="46FA4E46" w14:textId="4AC80205" w:rsidR="0037610C" w:rsidRDefault="0037610C" w:rsidP="002A1C07">
      <w:r>
        <w:t xml:space="preserve">The results are in Table A6.6.3. For the 96 viral load/antibody combinations, the PVE estimates are all significant and substantial, ranging from </w:t>
      </w:r>
      <w:r w:rsidR="00EF41AB">
        <w:t xml:space="preserve">50.29% to 100% with most (54/96) </w:t>
      </w:r>
      <w:r w:rsidR="005F4A44">
        <w:t xml:space="preserve">viral load/antibody combinations </w:t>
      </w:r>
      <w:r w:rsidR="00EF41AB">
        <w:t xml:space="preserve">above 80%. </w:t>
      </w:r>
      <w:r>
        <w:t>For the viral load/antibody model where we predict</w:t>
      </w:r>
      <w:r w:rsidR="00F6527F">
        <w:t>ed</w:t>
      </w:r>
      <w:r>
        <w:t xml:space="preserve"> AUC BAL N1 using log MN day of challenge, the resulting PVE </w:t>
      </w:r>
      <w:r w:rsidR="00D258DA">
        <w:t xml:space="preserve">was </w:t>
      </w:r>
      <w:r>
        <w:t xml:space="preserve">98.2% (95% CI: 96.63%, 100%). </w:t>
      </w:r>
    </w:p>
    <w:p w14:paraId="7BE1EB1F" w14:textId="77777777" w:rsidR="002A1C07" w:rsidRDefault="002A1C07" w:rsidP="000D4416"/>
    <w:p w14:paraId="64FB92A4" w14:textId="77777777" w:rsidR="002A1C07" w:rsidRDefault="002A1C07" w:rsidP="000D4416"/>
    <w:p w14:paraId="019B0312" w14:textId="3A493739" w:rsidR="00381856" w:rsidRDefault="006076D2" w:rsidP="00381856">
      <w:pPr>
        <w:pStyle w:val="Heading1"/>
      </w:pPr>
      <w:bookmarkStart w:id="45" w:name="_Toc139630298"/>
      <w:r>
        <w:t xml:space="preserve">Possible Future Work: </w:t>
      </w:r>
      <w:r w:rsidR="00381856" w:rsidRPr="00381856">
        <w:t>Studying Two Immune Correlates at Once</w:t>
      </w:r>
      <w:r w:rsidR="00381856">
        <w:t xml:space="preserve"> (Section 6.7)</w:t>
      </w:r>
      <w:bookmarkEnd w:id="45"/>
    </w:p>
    <w:p w14:paraId="2D30E7F4" w14:textId="483F5076" w:rsidR="00381856" w:rsidRDefault="00381856" w:rsidP="00381856"/>
    <w:p w14:paraId="3FFE8A05" w14:textId="09BC68FD" w:rsidR="00381856" w:rsidRPr="00381856" w:rsidRDefault="00381856" w:rsidP="00381856">
      <w:r>
        <w:t xml:space="preserve">The SAP </w:t>
      </w:r>
      <w:r w:rsidR="00D258DA">
        <w:t xml:space="preserve">includes </w:t>
      </w:r>
      <w:r>
        <w:t xml:space="preserve">combining two different classes of immune correlates (e.g., an antibody measurement with a T cell measurement). This type of analysis may be added in the future but is not part of the initial report. </w:t>
      </w:r>
    </w:p>
    <w:p w14:paraId="2A960A0A" w14:textId="77777777" w:rsidR="00381856" w:rsidRDefault="00381856" w:rsidP="000D4416"/>
    <w:p w14:paraId="4730867E" w14:textId="0BBC8517" w:rsidR="007D4F3C" w:rsidRDefault="00010775" w:rsidP="00010775">
      <w:pPr>
        <w:pStyle w:val="Heading1"/>
      </w:pPr>
      <w:bookmarkStart w:id="46" w:name="_Toc139630299"/>
      <w:r w:rsidRPr="00010775">
        <w:t>Cross Validation Prediction Using Vaccine Product</w:t>
      </w:r>
      <w:r>
        <w:t xml:space="preserve"> (Section 6.8)</w:t>
      </w:r>
      <w:bookmarkEnd w:id="46"/>
    </w:p>
    <w:p w14:paraId="5A4A7329" w14:textId="7530C163" w:rsidR="00010775" w:rsidRDefault="00010775" w:rsidP="00010775"/>
    <w:p w14:paraId="6A77D678" w14:textId="6C503D5E" w:rsidR="00010775" w:rsidRDefault="00C90A04" w:rsidP="00010775">
      <w:r>
        <w:t>This section explores the robustness of the prediction of viral load by an antibody measurement by using cross validation</w:t>
      </w:r>
      <w:r w:rsidR="002A1C07">
        <w:t xml:space="preserve"> leaving out a vaccine type</w:t>
      </w:r>
      <w:r>
        <w:t xml:space="preserve">.  For the best models of </w:t>
      </w:r>
      <w:r w:rsidR="00540EC6">
        <w:t xml:space="preserve">each </w:t>
      </w:r>
      <w:r>
        <w:t>viral load/antibody measurement pair</w:t>
      </w:r>
      <w:r w:rsidR="00540EC6">
        <w:t xml:space="preserve"> (see Section 6.4)</w:t>
      </w:r>
      <w:r>
        <w:t xml:space="preserve">, we refit the model after removing data for animals given one vaccine </w:t>
      </w:r>
      <w:r w:rsidR="00381856">
        <w:t>product and</w:t>
      </w:r>
      <w:r>
        <w:t xml:space="preserve"> use the fit of that model to predict the viral load for the excluded animals using their antibody measurements. We evaluate</w:t>
      </w:r>
      <w:r w:rsidR="00280EF5">
        <w:t>d</w:t>
      </w:r>
      <w:r>
        <w:t xml:space="preserve"> each </w:t>
      </w:r>
      <w:r w:rsidR="00935DCD">
        <w:t>cross-validation</w:t>
      </w:r>
      <w:r>
        <w:t xml:space="preserve"> procedure using an agreement coefficient, check</w:t>
      </w:r>
      <w:r w:rsidR="00935DCD">
        <w:t>ing</w:t>
      </w:r>
      <w:r>
        <w:t xml:space="preserve"> the agreement between the predicted viral load with the observed viral load on the excluded animals.  </w:t>
      </w:r>
      <w:r w:rsidR="00935DCD">
        <w:t xml:space="preserve">Agreement coefficients </w:t>
      </w:r>
      <w:r w:rsidR="00090E2D">
        <w:t xml:space="preserve"> are</w:t>
      </w:r>
      <w:r w:rsidR="001C7B52">
        <w:t xml:space="preserve"> </w:t>
      </w:r>
      <w:r w:rsidR="00935DCD">
        <w:t xml:space="preserve">scaled from -1 to 1, with 0 denoting chance agreement, and 1 denoting perfect agreement. </w:t>
      </w:r>
      <w:r w:rsidR="002C285F">
        <w:t xml:space="preserve">Negative agreement coefficient values denote agreement worse than chance, and any good predictor would have a positive agreement coefficient.  </w:t>
      </w:r>
      <w:r w:rsidR="00540EC6">
        <w:t>These</w:t>
      </w:r>
      <w:r w:rsidR="00935DCD">
        <w:t xml:space="preserve"> agreement coefficients </w:t>
      </w:r>
      <w:r w:rsidR="00540EC6">
        <w:t xml:space="preserve">are </w:t>
      </w:r>
      <w:r w:rsidR="00935DCD">
        <w:t>like correlations, except correlations can be 1 if the prediction and the observed are linearly related but do not match exactly, but agreement coefficients are 1 only with exact matching.</w:t>
      </w:r>
    </w:p>
    <w:p w14:paraId="5B6A3153" w14:textId="76FF9B45" w:rsidR="00935DCD" w:rsidRDefault="00935DCD" w:rsidP="00010775"/>
    <w:p w14:paraId="2558D5EF" w14:textId="74989ECB" w:rsidR="00935DCD" w:rsidRDefault="00BB4B18" w:rsidP="00010775">
      <w:r>
        <w:t>Consider first the numeric viral load analyses</w:t>
      </w:r>
      <w:r w:rsidR="008C1694">
        <w:t xml:space="preserve">, where the agreement coefficient is the </w:t>
      </w:r>
      <w:r w:rsidR="00761DE7" w:rsidRPr="134F9F9C">
        <w:rPr>
          <w:rFonts w:eastAsia="Times New Roman"/>
        </w:rPr>
        <w:t>random marginal agreement coefficient</w:t>
      </w:r>
      <w:r w:rsidR="00761DE7">
        <w:t xml:space="preserve"> (</w:t>
      </w:r>
      <w:r w:rsidR="008C1694">
        <w:t>RMAC</w:t>
      </w:r>
      <w:r w:rsidR="00761DE7">
        <w:t>)</w:t>
      </w:r>
      <w:r w:rsidR="008C1694">
        <w:t xml:space="preserve"> version of the concordance correlation coefficient, </w:t>
      </w:r>
      <w:r w:rsidR="000B2F1D">
        <w:t xml:space="preserve">defined as </w:t>
      </w:r>
      <w:r w:rsidR="008C1694">
        <w:t>CC</w:t>
      </w:r>
      <w:r w:rsidR="008C1694">
        <w:rPr>
          <w:vertAlign w:val="subscript"/>
        </w:rPr>
        <w:t>RMAC</w:t>
      </w:r>
      <w:r w:rsidR="008C1694">
        <w:t xml:space="preserve">. </w:t>
      </w:r>
      <w:r w:rsidR="00032291">
        <w:t>Of the two viral load measurement methods (N1 and subgenomic), N1 has fewer undetectable values, hence it generally provides better agreement than the subgenomic for the numeric analyses.</w:t>
      </w:r>
      <w:r w:rsidR="008C1694">
        <w:t xml:space="preserve"> See Tables 6.8.1-6.8.4 for the results for the 4 cross-validation procedures for each of the 12 ways of measuring viral load and 8 ways of measuring antibody.  </w:t>
      </w:r>
      <w:r w:rsidR="00032291">
        <w:t xml:space="preserve"> </w:t>
      </w:r>
      <w:r w:rsidR="008C1694">
        <w:t>Across those 4 tables, o</w:t>
      </w:r>
      <w:r>
        <w:t>ne of the best pairs of viral-load/antibody-measurement is AUC-BAL</w:t>
      </w:r>
      <w:r w:rsidR="00B95A7B">
        <w:t>-N1</w:t>
      </w:r>
      <w:r>
        <w:t>/log-MN-day-challenge</w:t>
      </w:r>
      <w:r w:rsidR="00415C5B">
        <w:t>, which was the best viral-load/antibody-measurement model chosen in the analyses associated with SAP Section 6.4</w:t>
      </w:r>
      <w:r w:rsidR="00907A89">
        <w:t xml:space="preserve"> (</w:t>
      </w:r>
      <w:r w:rsidR="002C285F">
        <w:rPr>
          <w:rFonts w:eastAsiaTheme="minorEastAsia"/>
        </w:rPr>
        <w:t xml:space="preserve">Prediction </w:t>
      </w:r>
      <w:r w:rsidR="002C285F">
        <w:rPr>
          <w:rFonts w:eastAsiaTheme="minorEastAsia"/>
        </w:rPr>
        <w:lastRenderedPageBreak/>
        <w:t>of Post-Challenge Outcome with Single Immune Correlate</w:t>
      </w:r>
      <w:r w:rsidR="003515B0">
        <w:rPr>
          <w:rFonts w:eastAsiaTheme="minorEastAsia"/>
        </w:rPr>
        <w:t xml:space="preserve">). </w:t>
      </w:r>
      <w:r w:rsidR="00415C5B">
        <w:t xml:space="preserve">For that pair, there was </w:t>
      </w:r>
      <w:r>
        <w:t>significant agreement for Sanofi (</w:t>
      </w:r>
      <w:r w:rsidR="008C1694">
        <w:t>CC</w:t>
      </w:r>
      <w:r w:rsidR="008C1694">
        <w:rPr>
          <w:vertAlign w:val="subscript"/>
        </w:rPr>
        <w:t>RMAC</w:t>
      </w:r>
      <w:r>
        <w:rPr>
          <w:vertAlign w:val="subscript"/>
        </w:rPr>
        <w:t xml:space="preserve"> </w:t>
      </w:r>
      <w:r>
        <w:t>= 0</w:t>
      </w:r>
      <w:r w:rsidR="00F11956">
        <w:t>.</w:t>
      </w:r>
      <w:r>
        <w:t>59, 95% CI 0.30, 0.78</w:t>
      </w:r>
      <w:r w:rsidR="00BE6D91">
        <w:t>), Moderna</w:t>
      </w:r>
      <w:r>
        <w:t xml:space="preserve"> (</w:t>
      </w:r>
      <w:r w:rsidR="008C1694">
        <w:t>CC</w:t>
      </w:r>
      <w:r w:rsidR="008C1694">
        <w:rPr>
          <w:vertAlign w:val="subscript"/>
        </w:rPr>
        <w:t>RMAC</w:t>
      </w:r>
      <w:r>
        <w:rPr>
          <w:vertAlign w:val="subscript"/>
        </w:rPr>
        <w:t xml:space="preserve"> </w:t>
      </w:r>
      <w:r>
        <w:t>= 0.44, 95% CI 0.07, 0.70), and Janssen (</w:t>
      </w:r>
      <w:r w:rsidR="008C1694">
        <w:t>CC</w:t>
      </w:r>
      <w:r w:rsidR="008C1694">
        <w:rPr>
          <w:vertAlign w:val="subscript"/>
        </w:rPr>
        <w:t>RMAC</w:t>
      </w:r>
      <w:r>
        <w:rPr>
          <w:vertAlign w:val="subscript"/>
        </w:rPr>
        <w:t xml:space="preserve"> </w:t>
      </w:r>
      <w:r>
        <w:t>= 0.46, 95% CI 0.10, 0.72), since their 95% confidence intervals</w:t>
      </w:r>
      <w:r w:rsidR="008C1694">
        <w:t xml:space="preserve"> for CC</w:t>
      </w:r>
      <w:r w:rsidR="008C1694">
        <w:rPr>
          <w:vertAlign w:val="subscript"/>
        </w:rPr>
        <w:t xml:space="preserve">RMAC </w:t>
      </w:r>
      <w:r>
        <w:t>exclude</w:t>
      </w:r>
      <w:r w:rsidR="008C1694">
        <w:t xml:space="preserve"> 0. </w:t>
      </w:r>
      <w:r w:rsidR="003515B0">
        <w:t xml:space="preserve">Further </w:t>
      </w:r>
      <w:r w:rsidR="008C1694">
        <w:t xml:space="preserve">, for Novavax, the concordance estimate </w:t>
      </w:r>
      <w:r w:rsidR="00907A89">
        <w:t>wa</w:t>
      </w:r>
      <w:r w:rsidR="008C1694">
        <w:t>s positive although not significant (CC</w:t>
      </w:r>
      <w:r w:rsidR="008C1694">
        <w:rPr>
          <w:vertAlign w:val="subscript"/>
        </w:rPr>
        <w:t xml:space="preserve">RMAC </w:t>
      </w:r>
      <w:r w:rsidR="008C1694">
        <w:t xml:space="preserve">= 0.25, 95% CI -0.25, 0.49). </w:t>
      </w:r>
    </w:p>
    <w:p w14:paraId="692EB13B" w14:textId="04909558" w:rsidR="00415C5B" w:rsidRDefault="00415C5B" w:rsidP="00010775"/>
    <w:p w14:paraId="39BDF66F" w14:textId="1C27385B" w:rsidR="00415C5B" w:rsidRDefault="00415C5B" w:rsidP="00010775">
      <w:r>
        <w:t>Another way to pick the best pair is to take the average of the</w:t>
      </w:r>
      <w:r w:rsidR="00157619">
        <w:t xml:space="preserve"> </w:t>
      </w:r>
      <w:r w:rsidR="00BE6D91">
        <w:t>CC</w:t>
      </w:r>
      <w:r w:rsidR="00BE6D91">
        <w:rPr>
          <w:vertAlign w:val="subscript"/>
        </w:rPr>
        <w:t xml:space="preserve">RMAC </w:t>
      </w:r>
      <w:r w:rsidR="00BE6D91">
        <w:t>values</w:t>
      </w:r>
      <w:r w:rsidR="00157619">
        <w:t xml:space="preserve"> over the 4 tables</w:t>
      </w:r>
      <w:r>
        <w:t xml:space="preserve"> </w:t>
      </w:r>
      <w:r w:rsidR="00157619">
        <w:t>(</w:t>
      </w:r>
      <w:r>
        <w:t>Table 6.8.5</w:t>
      </w:r>
      <w:r w:rsidR="00157619">
        <w:t xml:space="preserve">). When that is done, the AUC-BAL-N1/log-MN-day-challenge pair has the </w:t>
      </w:r>
      <w:r w:rsidR="00BE6D91">
        <w:t>second-best</w:t>
      </w:r>
      <w:r w:rsidR="00157619">
        <w:t xml:space="preserve"> average (CC</w:t>
      </w:r>
      <w:r w:rsidR="00157619" w:rsidRPr="00157619">
        <w:rPr>
          <w:vertAlign w:val="subscript"/>
        </w:rPr>
        <w:t>avg</w:t>
      </w:r>
      <w:r w:rsidR="00157619">
        <w:t xml:space="preserve">=0.4350), and it was </w:t>
      </w:r>
      <w:r w:rsidR="005E001D">
        <w:t xml:space="preserve">surpassed </w:t>
      </w:r>
      <w:r w:rsidR="00157619">
        <w:t xml:space="preserve">only by the pair, </w:t>
      </w:r>
      <w:r>
        <w:t>Day-2-post-challenge-Nasal-s</w:t>
      </w:r>
      <w:ins w:id="47" w:author="Fay, Michael (NIH/NIAID) [E]" w:date="2026-10-08T11:53:00Z" w16du:dateUtc="2026-10-08T15:53:00Z">
        <w:r w:rsidR="00C7794A">
          <w:t>wa</w:t>
        </w:r>
      </w:ins>
      <w:del w:id="48" w:author="Fay, Michael (NIH/NIAID) [E]" w:date="2026-10-08T11:53:00Z" w16du:dateUtc="2026-10-08T15:53:00Z">
        <w:r w:rsidDel="00176316">
          <w:delText>aw</w:delText>
        </w:r>
      </w:del>
      <w:r>
        <w:t>b-N1/PsVNA-ID80-day-challenge</w:t>
      </w:r>
      <w:r w:rsidR="00157619">
        <w:t xml:space="preserve"> which had a slightly higher average (CC</w:t>
      </w:r>
      <w:r w:rsidR="00157619" w:rsidRPr="00157619">
        <w:rPr>
          <w:vertAlign w:val="subscript"/>
        </w:rPr>
        <w:t>avg</w:t>
      </w:r>
      <w:r w:rsidR="00157619">
        <w:t>=0.4375). For the latter pair, the agreement among the 4 vaccines was not too different than for the AUC-BAL-N1/log-MN-day-challenge pair (see Tables 6.8.1-6.8.4).</w:t>
      </w:r>
    </w:p>
    <w:p w14:paraId="48A888B0" w14:textId="77777777" w:rsidR="00415C5B" w:rsidRDefault="00415C5B" w:rsidP="00010775"/>
    <w:p w14:paraId="6B3C6FC5" w14:textId="77777777" w:rsidR="008C1694" w:rsidRDefault="008C1694" w:rsidP="00010775"/>
    <w:p w14:paraId="7080B789" w14:textId="66BB3B3A" w:rsidR="00935DCD" w:rsidRDefault="00935DCD" w:rsidP="00010775">
      <w:r>
        <w:t>The SAP also requires pairwise analyses</w:t>
      </w:r>
      <w:r w:rsidR="008C1694">
        <w:t xml:space="preserve"> for the numeric viral load analyses</w:t>
      </w:r>
      <w:r>
        <w:t>,</w:t>
      </w:r>
      <w:r w:rsidR="00B95A7B">
        <w:t xml:space="preserve"> which uses</w:t>
      </w:r>
      <w:r>
        <w:t xml:space="preserve"> only one vaccine product to create the prediction </w:t>
      </w:r>
      <w:r w:rsidR="00BE6D91">
        <w:t>model and</w:t>
      </w:r>
      <w:r>
        <w:t xml:space="preserve"> us</w:t>
      </w:r>
      <w:r w:rsidR="00B95A7B">
        <w:t>es</w:t>
      </w:r>
      <w:r>
        <w:t xml:space="preserve"> another vaccine product to calculate the agreement </w:t>
      </w:r>
      <w:r w:rsidR="00B95A7B">
        <w:t>between the</w:t>
      </w:r>
      <w:r>
        <w:t xml:space="preserve"> predicted and observed</w:t>
      </w:r>
      <w:r w:rsidR="00B95A7B">
        <w:t xml:space="preserve"> viral load</w:t>
      </w:r>
      <w:r>
        <w:t xml:space="preserve">. We </w:t>
      </w:r>
      <w:r w:rsidR="007A4FC9">
        <w:t>will not discuss</w:t>
      </w:r>
      <w:r>
        <w:t xml:space="preserve"> those pairwise analyses in this report</w:t>
      </w:r>
      <w:r w:rsidR="008C1694">
        <w:t xml:space="preserve">, although the details are in </w:t>
      </w:r>
      <w:r w:rsidR="00BE6D91">
        <w:t>Tables 6.8.5</w:t>
      </w:r>
      <w:r>
        <w:t>-6.8.16</w:t>
      </w:r>
      <w:r w:rsidR="008C1694">
        <w:t xml:space="preserve">. </w:t>
      </w:r>
    </w:p>
    <w:p w14:paraId="7160B26E" w14:textId="25AA2BDC" w:rsidR="00B95A7B" w:rsidRDefault="00B95A7B" w:rsidP="00010775"/>
    <w:p w14:paraId="0C61612E" w14:textId="399DD885" w:rsidR="00B95A7B" w:rsidRDefault="00B95A7B" w:rsidP="00010775">
      <w:r>
        <w:t>Finally, the SAP requires the binary analyses of the cross-validated agreement; however, that was included in the SAP in case those analyses gave further insight, and it does not appear that dichotomizing the response into binary values adds much value (see Tables 6.8.17-6.8.32).</w:t>
      </w:r>
    </w:p>
    <w:p w14:paraId="28241D17" w14:textId="65C49E47" w:rsidR="00053750" w:rsidRDefault="00053750" w:rsidP="00053750">
      <w:pPr>
        <w:pStyle w:val="Heading2"/>
      </w:pPr>
    </w:p>
    <w:p w14:paraId="42F8E8A7" w14:textId="551F4775" w:rsidR="00053750" w:rsidRDefault="006076D2" w:rsidP="00053750">
      <w:pPr>
        <w:pStyle w:val="Heading1"/>
      </w:pPr>
      <w:bookmarkStart w:id="49" w:name="_Toc139630300"/>
      <w:r>
        <w:t xml:space="preserve">Possible Future Work: </w:t>
      </w:r>
      <w:r w:rsidR="00053750">
        <w:t>Comparison with the Human Correlates Studies (Section 6.9)</w:t>
      </w:r>
      <w:bookmarkEnd w:id="49"/>
    </w:p>
    <w:p w14:paraId="272CCB45" w14:textId="7C7ECBF0" w:rsidR="00053750" w:rsidRDefault="00053750" w:rsidP="00053750"/>
    <w:p w14:paraId="2762A708" w14:textId="37A5FC05" w:rsidR="00053750" w:rsidRDefault="00053750" w:rsidP="00053750">
      <w:r>
        <w:t xml:space="preserve">Further analyses that compare the data from the NHP study with human data may be done in the future but are not part of the initial report. </w:t>
      </w:r>
    </w:p>
    <w:p w14:paraId="75C22341" w14:textId="33CF73D8" w:rsidR="00053750" w:rsidRDefault="00053750" w:rsidP="00053750"/>
    <w:p w14:paraId="389BE96E" w14:textId="2C053609" w:rsidR="00053750" w:rsidRDefault="006076D2" w:rsidP="00053750">
      <w:pPr>
        <w:pStyle w:val="Heading1"/>
      </w:pPr>
      <w:bookmarkStart w:id="50" w:name="_Toc139630301"/>
      <w:r>
        <w:t xml:space="preserve">Possible Future Work: </w:t>
      </w:r>
      <w:r w:rsidR="00053750" w:rsidRPr="00053750">
        <w:t>Machine Learning Approach</w:t>
      </w:r>
      <w:r w:rsidR="00053750">
        <w:t xml:space="preserve"> (Section 6.10)</w:t>
      </w:r>
      <w:bookmarkEnd w:id="50"/>
    </w:p>
    <w:p w14:paraId="50B75AD3" w14:textId="252438BB" w:rsidR="00053750" w:rsidRDefault="00053750" w:rsidP="00053750"/>
    <w:p w14:paraId="79A11CDF" w14:textId="1BBAF2D3" w:rsidR="00053750" w:rsidRPr="00053750" w:rsidRDefault="00053750" w:rsidP="00053750">
      <w:r>
        <w:t xml:space="preserve">Further analyses that use many more variables with machine learning may be done in the future but are not part of the initial report. </w:t>
      </w:r>
    </w:p>
    <w:p w14:paraId="3C0130DB" w14:textId="14BC1ACD" w:rsidR="00053750" w:rsidRDefault="00053750" w:rsidP="00053750"/>
    <w:p w14:paraId="5D3C898B" w14:textId="77777777" w:rsidR="00053750" w:rsidRPr="00053750" w:rsidRDefault="00053750" w:rsidP="005B4946"/>
    <w:sectPr w:rsidR="00053750" w:rsidRPr="000537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1D9D"/>
    <w:multiLevelType w:val="hybridMultilevel"/>
    <w:tmpl w:val="2C9A97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9749E6"/>
    <w:multiLevelType w:val="hybridMultilevel"/>
    <w:tmpl w:val="7BEC9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86A44"/>
    <w:multiLevelType w:val="hybridMultilevel"/>
    <w:tmpl w:val="FD44A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436D2A"/>
    <w:multiLevelType w:val="hybridMultilevel"/>
    <w:tmpl w:val="625CE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121466"/>
    <w:multiLevelType w:val="hybridMultilevel"/>
    <w:tmpl w:val="90349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D12226"/>
    <w:multiLevelType w:val="hybridMultilevel"/>
    <w:tmpl w:val="93F82E42"/>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989865169">
    <w:abstractNumId w:val="2"/>
  </w:num>
  <w:num w:numId="2" w16cid:durableId="640308827">
    <w:abstractNumId w:val="3"/>
  </w:num>
  <w:num w:numId="3" w16cid:durableId="1826703629">
    <w:abstractNumId w:val="5"/>
  </w:num>
  <w:num w:numId="4" w16cid:durableId="1489638688">
    <w:abstractNumId w:val="1"/>
  </w:num>
  <w:num w:numId="5" w16cid:durableId="849680613">
    <w:abstractNumId w:val="4"/>
  </w:num>
  <w:num w:numId="6" w16cid:durableId="20901543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y, Michael (NIH/NIAID) [E]">
    <w15:presenceInfo w15:providerId="AD" w15:userId="S::faym@nih.gov::aa88119c-1f60-480a-9c65-5f16fad15a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C74"/>
    <w:rsid w:val="00000A76"/>
    <w:rsid w:val="0000199E"/>
    <w:rsid w:val="000021E3"/>
    <w:rsid w:val="00010775"/>
    <w:rsid w:val="00014D11"/>
    <w:rsid w:val="00016A75"/>
    <w:rsid w:val="00017036"/>
    <w:rsid w:val="00020090"/>
    <w:rsid w:val="00025A7B"/>
    <w:rsid w:val="000307AF"/>
    <w:rsid w:val="00032291"/>
    <w:rsid w:val="00033916"/>
    <w:rsid w:val="00036538"/>
    <w:rsid w:val="00037BC3"/>
    <w:rsid w:val="00051DA4"/>
    <w:rsid w:val="00053750"/>
    <w:rsid w:val="00057021"/>
    <w:rsid w:val="00073322"/>
    <w:rsid w:val="000742DF"/>
    <w:rsid w:val="0007532F"/>
    <w:rsid w:val="000753ED"/>
    <w:rsid w:val="0008234D"/>
    <w:rsid w:val="000845FE"/>
    <w:rsid w:val="000848FC"/>
    <w:rsid w:val="00090E2D"/>
    <w:rsid w:val="0009254A"/>
    <w:rsid w:val="000939CB"/>
    <w:rsid w:val="0009569C"/>
    <w:rsid w:val="00097648"/>
    <w:rsid w:val="000A2FD7"/>
    <w:rsid w:val="000B12D2"/>
    <w:rsid w:val="000B13CE"/>
    <w:rsid w:val="000B2F1D"/>
    <w:rsid w:val="000C0458"/>
    <w:rsid w:val="000C50DD"/>
    <w:rsid w:val="000D1488"/>
    <w:rsid w:val="000D307F"/>
    <w:rsid w:val="000D4416"/>
    <w:rsid w:val="000D4541"/>
    <w:rsid w:val="000E0FDD"/>
    <w:rsid w:val="000E427E"/>
    <w:rsid w:val="000E5C74"/>
    <w:rsid w:val="000E5CB3"/>
    <w:rsid w:val="000F0B1A"/>
    <w:rsid w:val="000F1F44"/>
    <w:rsid w:val="000F21F3"/>
    <w:rsid w:val="000F3C76"/>
    <w:rsid w:val="000F4CE2"/>
    <w:rsid w:val="00104D73"/>
    <w:rsid w:val="001105EC"/>
    <w:rsid w:val="001125DD"/>
    <w:rsid w:val="00112D32"/>
    <w:rsid w:val="0011502C"/>
    <w:rsid w:val="00116453"/>
    <w:rsid w:val="001227F7"/>
    <w:rsid w:val="001232D2"/>
    <w:rsid w:val="001245C8"/>
    <w:rsid w:val="00131462"/>
    <w:rsid w:val="00131F03"/>
    <w:rsid w:val="00132162"/>
    <w:rsid w:val="0013361D"/>
    <w:rsid w:val="00134A7B"/>
    <w:rsid w:val="00134BEC"/>
    <w:rsid w:val="00140494"/>
    <w:rsid w:val="00140BC6"/>
    <w:rsid w:val="00142609"/>
    <w:rsid w:val="00142FAC"/>
    <w:rsid w:val="001438C2"/>
    <w:rsid w:val="001463FD"/>
    <w:rsid w:val="0015106F"/>
    <w:rsid w:val="00151600"/>
    <w:rsid w:val="00152C9C"/>
    <w:rsid w:val="00153C71"/>
    <w:rsid w:val="00157619"/>
    <w:rsid w:val="00161124"/>
    <w:rsid w:val="0016135B"/>
    <w:rsid w:val="00176316"/>
    <w:rsid w:val="001811AA"/>
    <w:rsid w:val="00183C75"/>
    <w:rsid w:val="00195D4D"/>
    <w:rsid w:val="001A37B2"/>
    <w:rsid w:val="001B047E"/>
    <w:rsid w:val="001C5A17"/>
    <w:rsid w:val="001C6543"/>
    <w:rsid w:val="001C7B52"/>
    <w:rsid w:val="001D2928"/>
    <w:rsid w:val="001D2E73"/>
    <w:rsid w:val="001D3803"/>
    <w:rsid w:val="001D3B8C"/>
    <w:rsid w:val="001D40B0"/>
    <w:rsid w:val="001D5A7A"/>
    <w:rsid w:val="001D7042"/>
    <w:rsid w:val="001E01B5"/>
    <w:rsid w:val="001E1EE0"/>
    <w:rsid w:val="001E2837"/>
    <w:rsid w:val="001E699F"/>
    <w:rsid w:val="001F06E9"/>
    <w:rsid w:val="001F2761"/>
    <w:rsid w:val="001F30E9"/>
    <w:rsid w:val="001F3FA7"/>
    <w:rsid w:val="001F4B8A"/>
    <w:rsid w:val="001F5B7A"/>
    <w:rsid w:val="0020311C"/>
    <w:rsid w:val="00205D04"/>
    <w:rsid w:val="00210E53"/>
    <w:rsid w:val="0021198D"/>
    <w:rsid w:val="00226D19"/>
    <w:rsid w:val="002270AE"/>
    <w:rsid w:val="002273F1"/>
    <w:rsid w:val="0023149B"/>
    <w:rsid w:val="0023183D"/>
    <w:rsid w:val="00237479"/>
    <w:rsid w:val="002426C0"/>
    <w:rsid w:val="0024340B"/>
    <w:rsid w:val="002463FC"/>
    <w:rsid w:val="00253766"/>
    <w:rsid w:val="00253DD5"/>
    <w:rsid w:val="00256E5E"/>
    <w:rsid w:val="002614C5"/>
    <w:rsid w:val="00261C8F"/>
    <w:rsid w:val="0026354E"/>
    <w:rsid w:val="00264427"/>
    <w:rsid w:val="002806D8"/>
    <w:rsid w:val="00280EF5"/>
    <w:rsid w:val="0028438C"/>
    <w:rsid w:val="00284D2E"/>
    <w:rsid w:val="00291609"/>
    <w:rsid w:val="00291978"/>
    <w:rsid w:val="0029460C"/>
    <w:rsid w:val="0029734C"/>
    <w:rsid w:val="002A02A3"/>
    <w:rsid w:val="002A1C07"/>
    <w:rsid w:val="002A2FA1"/>
    <w:rsid w:val="002A7B94"/>
    <w:rsid w:val="002A7DF5"/>
    <w:rsid w:val="002B0F64"/>
    <w:rsid w:val="002B1261"/>
    <w:rsid w:val="002B510A"/>
    <w:rsid w:val="002B651B"/>
    <w:rsid w:val="002C12CB"/>
    <w:rsid w:val="002C285F"/>
    <w:rsid w:val="002C61D6"/>
    <w:rsid w:val="002D45F3"/>
    <w:rsid w:val="002E78BE"/>
    <w:rsid w:val="002F0B20"/>
    <w:rsid w:val="00304FB2"/>
    <w:rsid w:val="003061C7"/>
    <w:rsid w:val="00312EC2"/>
    <w:rsid w:val="0031539E"/>
    <w:rsid w:val="003158A6"/>
    <w:rsid w:val="00321A2A"/>
    <w:rsid w:val="0032292C"/>
    <w:rsid w:val="00322AE2"/>
    <w:rsid w:val="00326391"/>
    <w:rsid w:val="003269A0"/>
    <w:rsid w:val="00327877"/>
    <w:rsid w:val="00327D53"/>
    <w:rsid w:val="0033245C"/>
    <w:rsid w:val="00335493"/>
    <w:rsid w:val="0035075C"/>
    <w:rsid w:val="003515B0"/>
    <w:rsid w:val="00351E53"/>
    <w:rsid w:val="003545F6"/>
    <w:rsid w:val="00370508"/>
    <w:rsid w:val="00372B85"/>
    <w:rsid w:val="0037610C"/>
    <w:rsid w:val="00381856"/>
    <w:rsid w:val="00382581"/>
    <w:rsid w:val="00390304"/>
    <w:rsid w:val="00393C82"/>
    <w:rsid w:val="00394670"/>
    <w:rsid w:val="003A39ED"/>
    <w:rsid w:val="003A3C78"/>
    <w:rsid w:val="003B2EF9"/>
    <w:rsid w:val="003B40B4"/>
    <w:rsid w:val="003B765F"/>
    <w:rsid w:val="003C2CFA"/>
    <w:rsid w:val="003C7273"/>
    <w:rsid w:val="003D1866"/>
    <w:rsid w:val="003D3CD1"/>
    <w:rsid w:val="003D4816"/>
    <w:rsid w:val="003D4F99"/>
    <w:rsid w:val="003D5ED4"/>
    <w:rsid w:val="003E65A9"/>
    <w:rsid w:val="003F5257"/>
    <w:rsid w:val="00400D0B"/>
    <w:rsid w:val="004079A0"/>
    <w:rsid w:val="004122E8"/>
    <w:rsid w:val="00415C5B"/>
    <w:rsid w:val="004160A1"/>
    <w:rsid w:val="0041730A"/>
    <w:rsid w:val="004314F4"/>
    <w:rsid w:val="00432B39"/>
    <w:rsid w:val="00440526"/>
    <w:rsid w:val="004459AB"/>
    <w:rsid w:val="00450D79"/>
    <w:rsid w:val="00454B54"/>
    <w:rsid w:val="00455890"/>
    <w:rsid w:val="004610A3"/>
    <w:rsid w:val="00470634"/>
    <w:rsid w:val="004715AC"/>
    <w:rsid w:val="00471D68"/>
    <w:rsid w:val="0047264C"/>
    <w:rsid w:val="00474217"/>
    <w:rsid w:val="0047479A"/>
    <w:rsid w:val="004819B1"/>
    <w:rsid w:val="0048359F"/>
    <w:rsid w:val="00490AEB"/>
    <w:rsid w:val="004918E7"/>
    <w:rsid w:val="004A1925"/>
    <w:rsid w:val="004A4515"/>
    <w:rsid w:val="004A53D6"/>
    <w:rsid w:val="004B0220"/>
    <w:rsid w:val="004B2B61"/>
    <w:rsid w:val="004B5EA7"/>
    <w:rsid w:val="004B71CC"/>
    <w:rsid w:val="004B7796"/>
    <w:rsid w:val="004C17E9"/>
    <w:rsid w:val="004C1960"/>
    <w:rsid w:val="004C2172"/>
    <w:rsid w:val="004D668D"/>
    <w:rsid w:val="004E3A06"/>
    <w:rsid w:val="004F3F11"/>
    <w:rsid w:val="00501F8F"/>
    <w:rsid w:val="005022A3"/>
    <w:rsid w:val="00507CA5"/>
    <w:rsid w:val="005149DE"/>
    <w:rsid w:val="00524085"/>
    <w:rsid w:val="00530080"/>
    <w:rsid w:val="00540EC6"/>
    <w:rsid w:val="00543F94"/>
    <w:rsid w:val="0055757A"/>
    <w:rsid w:val="00557865"/>
    <w:rsid w:val="00564DAA"/>
    <w:rsid w:val="005765A6"/>
    <w:rsid w:val="0058127B"/>
    <w:rsid w:val="00581B3A"/>
    <w:rsid w:val="00583A15"/>
    <w:rsid w:val="00583CE7"/>
    <w:rsid w:val="0058787D"/>
    <w:rsid w:val="0059098D"/>
    <w:rsid w:val="00594C4C"/>
    <w:rsid w:val="005B4946"/>
    <w:rsid w:val="005B71E9"/>
    <w:rsid w:val="005B7906"/>
    <w:rsid w:val="005C4B58"/>
    <w:rsid w:val="005C4DD4"/>
    <w:rsid w:val="005C774B"/>
    <w:rsid w:val="005D622A"/>
    <w:rsid w:val="005D75B2"/>
    <w:rsid w:val="005E001D"/>
    <w:rsid w:val="005E0EB0"/>
    <w:rsid w:val="005E108A"/>
    <w:rsid w:val="005E1748"/>
    <w:rsid w:val="005E5D0F"/>
    <w:rsid w:val="005F0BF6"/>
    <w:rsid w:val="005F4A44"/>
    <w:rsid w:val="005F6A50"/>
    <w:rsid w:val="00600376"/>
    <w:rsid w:val="006076D2"/>
    <w:rsid w:val="00612A74"/>
    <w:rsid w:val="0061397D"/>
    <w:rsid w:val="00617F41"/>
    <w:rsid w:val="0062066C"/>
    <w:rsid w:val="00623C5A"/>
    <w:rsid w:val="006258D5"/>
    <w:rsid w:val="00631AD3"/>
    <w:rsid w:val="00634711"/>
    <w:rsid w:val="00635461"/>
    <w:rsid w:val="00643D31"/>
    <w:rsid w:val="0064735F"/>
    <w:rsid w:val="00652F8A"/>
    <w:rsid w:val="00654D9C"/>
    <w:rsid w:val="00656083"/>
    <w:rsid w:val="006609E3"/>
    <w:rsid w:val="0066122F"/>
    <w:rsid w:val="006643D2"/>
    <w:rsid w:val="00670E9C"/>
    <w:rsid w:val="00673446"/>
    <w:rsid w:val="00684000"/>
    <w:rsid w:val="00685745"/>
    <w:rsid w:val="00690B6D"/>
    <w:rsid w:val="006A671D"/>
    <w:rsid w:val="006B6D8C"/>
    <w:rsid w:val="006B7512"/>
    <w:rsid w:val="006B7764"/>
    <w:rsid w:val="006D0171"/>
    <w:rsid w:val="006D0BDC"/>
    <w:rsid w:val="006D4FDA"/>
    <w:rsid w:val="006E26C2"/>
    <w:rsid w:val="006F2982"/>
    <w:rsid w:val="006F4CFC"/>
    <w:rsid w:val="00713A4B"/>
    <w:rsid w:val="0072090A"/>
    <w:rsid w:val="00720CB1"/>
    <w:rsid w:val="00721A0C"/>
    <w:rsid w:val="00721B63"/>
    <w:rsid w:val="00722B0F"/>
    <w:rsid w:val="00733CD0"/>
    <w:rsid w:val="00733FDD"/>
    <w:rsid w:val="00746858"/>
    <w:rsid w:val="00747095"/>
    <w:rsid w:val="00750EC8"/>
    <w:rsid w:val="007531C1"/>
    <w:rsid w:val="00756882"/>
    <w:rsid w:val="00761DE7"/>
    <w:rsid w:val="00766155"/>
    <w:rsid w:val="00772B84"/>
    <w:rsid w:val="00780B09"/>
    <w:rsid w:val="0079193B"/>
    <w:rsid w:val="00794F08"/>
    <w:rsid w:val="00796764"/>
    <w:rsid w:val="00796973"/>
    <w:rsid w:val="00797293"/>
    <w:rsid w:val="007A1A68"/>
    <w:rsid w:val="007A4FC9"/>
    <w:rsid w:val="007A7CDD"/>
    <w:rsid w:val="007B18AB"/>
    <w:rsid w:val="007B29D1"/>
    <w:rsid w:val="007B30D7"/>
    <w:rsid w:val="007B356F"/>
    <w:rsid w:val="007C66BF"/>
    <w:rsid w:val="007D1DE2"/>
    <w:rsid w:val="007D4F3C"/>
    <w:rsid w:val="007D7416"/>
    <w:rsid w:val="007D75EF"/>
    <w:rsid w:val="007F078C"/>
    <w:rsid w:val="007F0D06"/>
    <w:rsid w:val="00804160"/>
    <w:rsid w:val="00804373"/>
    <w:rsid w:val="00806B0C"/>
    <w:rsid w:val="00815650"/>
    <w:rsid w:val="00820198"/>
    <w:rsid w:val="00835E8F"/>
    <w:rsid w:val="00836C7B"/>
    <w:rsid w:val="00837E44"/>
    <w:rsid w:val="0084063B"/>
    <w:rsid w:val="008421B7"/>
    <w:rsid w:val="00850ADC"/>
    <w:rsid w:val="00851B96"/>
    <w:rsid w:val="00853718"/>
    <w:rsid w:val="0085378A"/>
    <w:rsid w:val="0085728A"/>
    <w:rsid w:val="00882BDB"/>
    <w:rsid w:val="00883F05"/>
    <w:rsid w:val="0089259C"/>
    <w:rsid w:val="00893E1D"/>
    <w:rsid w:val="00895440"/>
    <w:rsid w:val="0089574E"/>
    <w:rsid w:val="008A0496"/>
    <w:rsid w:val="008A2647"/>
    <w:rsid w:val="008A4078"/>
    <w:rsid w:val="008B4788"/>
    <w:rsid w:val="008C1694"/>
    <w:rsid w:val="008E0371"/>
    <w:rsid w:val="008E2156"/>
    <w:rsid w:val="008E35AA"/>
    <w:rsid w:val="008F344E"/>
    <w:rsid w:val="0090580A"/>
    <w:rsid w:val="00907A89"/>
    <w:rsid w:val="009207D1"/>
    <w:rsid w:val="00923461"/>
    <w:rsid w:val="00932DBF"/>
    <w:rsid w:val="00935DCD"/>
    <w:rsid w:val="009536EE"/>
    <w:rsid w:val="00953D78"/>
    <w:rsid w:val="009674E3"/>
    <w:rsid w:val="009806CC"/>
    <w:rsid w:val="0098573D"/>
    <w:rsid w:val="00990F72"/>
    <w:rsid w:val="009A257E"/>
    <w:rsid w:val="009B0993"/>
    <w:rsid w:val="009B77CB"/>
    <w:rsid w:val="009C1651"/>
    <w:rsid w:val="009C3B51"/>
    <w:rsid w:val="009C6F5F"/>
    <w:rsid w:val="009D39A0"/>
    <w:rsid w:val="009D77C2"/>
    <w:rsid w:val="009E33B2"/>
    <w:rsid w:val="009F16FE"/>
    <w:rsid w:val="009F4EDA"/>
    <w:rsid w:val="009F5725"/>
    <w:rsid w:val="00A05EFC"/>
    <w:rsid w:val="00A171DA"/>
    <w:rsid w:val="00A17577"/>
    <w:rsid w:val="00A30A86"/>
    <w:rsid w:val="00A30E31"/>
    <w:rsid w:val="00A32D33"/>
    <w:rsid w:val="00A450AB"/>
    <w:rsid w:val="00A47446"/>
    <w:rsid w:val="00A50986"/>
    <w:rsid w:val="00A57EB7"/>
    <w:rsid w:val="00A604D2"/>
    <w:rsid w:val="00A674A7"/>
    <w:rsid w:val="00A67779"/>
    <w:rsid w:val="00A705D8"/>
    <w:rsid w:val="00A71953"/>
    <w:rsid w:val="00A76F31"/>
    <w:rsid w:val="00A83662"/>
    <w:rsid w:val="00A85F81"/>
    <w:rsid w:val="00A90FDC"/>
    <w:rsid w:val="00AA16F0"/>
    <w:rsid w:val="00AA1AC6"/>
    <w:rsid w:val="00AA587F"/>
    <w:rsid w:val="00AB02E1"/>
    <w:rsid w:val="00AB5277"/>
    <w:rsid w:val="00AC0915"/>
    <w:rsid w:val="00AC1B80"/>
    <w:rsid w:val="00AD1C9D"/>
    <w:rsid w:val="00AD3B5E"/>
    <w:rsid w:val="00AD5E53"/>
    <w:rsid w:val="00AE66A0"/>
    <w:rsid w:val="00AE7E7A"/>
    <w:rsid w:val="00AF3ECF"/>
    <w:rsid w:val="00AF77D9"/>
    <w:rsid w:val="00B00DC5"/>
    <w:rsid w:val="00B052C9"/>
    <w:rsid w:val="00B100F5"/>
    <w:rsid w:val="00B168D8"/>
    <w:rsid w:val="00B16D73"/>
    <w:rsid w:val="00B2582F"/>
    <w:rsid w:val="00B34716"/>
    <w:rsid w:val="00B37137"/>
    <w:rsid w:val="00B4332F"/>
    <w:rsid w:val="00B450FF"/>
    <w:rsid w:val="00B52583"/>
    <w:rsid w:val="00B66A1D"/>
    <w:rsid w:val="00B7279B"/>
    <w:rsid w:val="00B72A46"/>
    <w:rsid w:val="00B73722"/>
    <w:rsid w:val="00B76D5C"/>
    <w:rsid w:val="00B77AD4"/>
    <w:rsid w:val="00B80184"/>
    <w:rsid w:val="00B80FAA"/>
    <w:rsid w:val="00B855E1"/>
    <w:rsid w:val="00B9589C"/>
    <w:rsid w:val="00B95A7B"/>
    <w:rsid w:val="00B97D2C"/>
    <w:rsid w:val="00BA6419"/>
    <w:rsid w:val="00BA7CF4"/>
    <w:rsid w:val="00BA7FBC"/>
    <w:rsid w:val="00BB4B18"/>
    <w:rsid w:val="00BC1370"/>
    <w:rsid w:val="00BC34C1"/>
    <w:rsid w:val="00BD0404"/>
    <w:rsid w:val="00BD25E6"/>
    <w:rsid w:val="00BD4A45"/>
    <w:rsid w:val="00BE34F1"/>
    <w:rsid w:val="00BE5E4D"/>
    <w:rsid w:val="00BE6D91"/>
    <w:rsid w:val="00BF190E"/>
    <w:rsid w:val="00BF5C3F"/>
    <w:rsid w:val="00C01F83"/>
    <w:rsid w:val="00C049F4"/>
    <w:rsid w:val="00C06AD9"/>
    <w:rsid w:val="00C071A8"/>
    <w:rsid w:val="00C07964"/>
    <w:rsid w:val="00C12EAE"/>
    <w:rsid w:val="00C14C15"/>
    <w:rsid w:val="00C14F3A"/>
    <w:rsid w:val="00C20E72"/>
    <w:rsid w:val="00C225BD"/>
    <w:rsid w:val="00C31237"/>
    <w:rsid w:val="00C40329"/>
    <w:rsid w:val="00C41370"/>
    <w:rsid w:val="00C425F0"/>
    <w:rsid w:val="00C43FE7"/>
    <w:rsid w:val="00C47548"/>
    <w:rsid w:val="00C51362"/>
    <w:rsid w:val="00C53AAD"/>
    <w:rsid w:val="00C54201"/>
    <w:rsid w:val="00C544DF"/>
    <w:rsid w:val="00C57E40"/>
    <w:rsid w:val="00C60ED1"/>
    <w:rsid w:val="00C610E5"/>
    <w:rsid w:val="00C713D8"/>
    <w:rsid w:val="00C73CA9"/>
    <w:rsid w:val="00C76139"/>
    <w:rsid w:val="00C7794A"/>
    <w:rsid w:val="00C80128"/>
    <w:rsid w:val="00C8658A"/>
    <w:rsid w:val="00C90A04"/>
    <w:rsid w:val="00CA3239"/>
    <w:rsid w:val="00CA48D5"/>
    <w:rsid w:val="00CA60BA"/>
    <w:rsid w:val="00CA6A39"/>
    <w:rsid w:val="00CA6A90"/>
    <w:rsid w:val="00CA78EA"/>
    <w:rsid w:val="00CB0237"/>
    <w:rsid w:val="00CB1FFD"/>
    <w:rsid w:val="00CB202C"/>
    <w:rsid w:val="00CC1DD8"/>
    <w:rsid w:val="00CC32E5"/>
    <w:rsid w:val="00CC4E1E"/>
    <w:rsid w:val="00CC618B"/>
    <w:rsid w:val="00CD01AF"/>
    <w:rsid w:val="00CD1272"/>
    <w:rsid w:val="00CD5389"/>
    <w:rsid w:val="00CE10BA"/>
    <w:rsid w:val="00CE65E8"/>
    <w:rsid w:val="00CE6BD3"/>
    <w:rsid w:val="00CE71AF"/>
    <w:rsid w:val="00CF04E9"/>
    <w:rsid w:val="00D007E0"/>
    <w:rsid w:val="00D0313D"/>
    <w:rsid w:val="00D06242"/>
    <w:rsid w:val="00D16B4F"/>
    <w:rsid w:val="00D258DA"/>
    <w:rsid w:val="00D27490"/>
    <w:rsid w:val="00D327AC"/>
    <w:rsid w:val="00D35904"/>
    <w:rsid w:val="00D36D12"/>
    <w:rsid w:val="00D40BEA"/>
    <w:rsid w:val="00D50FC6"/>
    <w:rsid w:val="00D61653"/>
    <w:rsid w:val="00D82861"/>
    <w:rsid w:val="00D82CF5"/>
    <w:rsid w:val="00D8549B"/>
    <w:rsid w:val="00D86442"/>
    <w:rsid w:val="00D8646C"/>
    <w:rsid w:val="00D91A10"/>
    <w:rsid w:val="00D92097"/>
    <w:rsid w:val="00DA610D"/>
    <w:rsid w:val="00DA66AA"/>
    <w:rsid w:val="00DA69BB"/>
    <w:rsid w:val="00DA6DA6"/>
    <w:rsid w:val="00DA713B"/>
    <w:rsid w:val="00DB13B0"/>
    <w:rsid w:val="00DB48AB"/>
    <w:rsid w:val="00DC34D7"/>
    <w:rsid w:val="00DC5C5E"/>
    <w:rsid w:val="00DD1F6B"/>
    <w:rsid w:val="00DD749A"/>
    <w:rsid w:val="00DE7B7A"/>
    <w:rsid w:val="00DF32E3"/>
    <w:rsid w:val="00DF6BFF"/>
    <w:rsid w:val="00E06058"/>
    <w:rsid w:val="00E21C74"/>
    <w:rsid w:val="00E32E0A"/>
    <w:rsid w:val="00E33C02"/>
    <w:rsid w:val="00E40194"/>
    <w:rsid w:val="00E446D5"/>
    <w:rsid w:val="00E60D88"/>
    <w:rsid w:val="00E679F8"/>
    <w:rsid w:val="00E7155F"/>
    <w:rsid w:val="00E808CF"/>
    <w:rsid w:val="00E838CF"/>
    <w:rsid w:val="00E9026E"/>
    <w:rsid w:val="00E93AD9"/>
    <w:rsid w:val="00EA4091"/>
    <w:rsid w:val="00EB247B"/>
    <w:rsid w:val="00EB5B89"/>
    <w:rsid w:val="00EE091C"/>
    <w:rsid w:val="00EE1759"/>
    <w:rsid w:val="00EF239A"/>
    <w:rsid w:val="00EF41AB"/>
    <w:rsid w:val="00EF7EAF"/>
    <w:rsid w:val="00F04A04"/>
    <w:rsid w:val="00F117BD"/>
    <w:rsid w:val="00F11956"/>
    <w:rsid w:val="00F11CD1"/>
    <w:rsid w:val="00F1493E"/>
    <w:rsid w:val="00F15022"/>
    <w:rsid w:val="00F278C0"/>
    <w:rsid w:val="00F27B6E"/>
    <w:rsid w:val="00F3078B"/>
    <w:rsid w:val="00F3146B"/>
    <w:rsid w:val="00F31C1C"/>
    <w:rsid w:val="00F31CD8"/>
    <w:rsid w:val="00F322AB"/>
    <w:rsid w:val="00F3545F"/>
    <w:rsid w:val="00F362E9"/>
    <w:rsid w:val="00F40372"/>
    <w:rsid w:val="00F42542"/>
    <w:rsid w:val="00F432BB"/>
    <w:rsid w:val="00F44830"/>
    <w:rsid w:val="00F449F4"/>
    <w:rsid w:val="00F45232"/>
    <w:rsid w:val="00F52FF1"/>
    <w:rsid w:val="00F55103"/>
    <w:rsid w:val="00F64281"/>
    <w:rsid w:val="00F6527F"/>
    <w:rsid w:val="00F65567"/>
    <w:rsid w:val="00F65CC5"/>
    <w:rsid w:val="00F7077B"/>
    <w:rsid w:val="00F75B01"/>
    <w:rsid w:val="00F94D16"/>
    <w:rsid w:val="00FA093F"/>
    <w:rsid w:val="00FA0C37"/>
    <w:rsid w:val="00FA4255"/>
    <w:rsid w:val="00FA4A39"/>
    <w:rsid w:val="00FA51E7"/>
    <w:rsid w:val="00FA6334"/>
    <w:rsid w:val="00FA7628"/>
    <w:rsid w:val="00FB7C79"/>
    <w:rsid w:val="00FC717F"/>
    <w:rsid w:val="00FD63E8"/>
    <w:rsid w:val="00FD7B3E"/>
    <w:rsid w:val="00FE08D7"/>
    <w:rsid w:val="00FE1849"/>
    <w:rsid w:val="00FE1EB4"/>
    <w:rsid w:val="00FE52EA"/>
    <w:rsid w:val="00FF26C2"/>
    <w:rsid w:val="00FF2FAF"/>
    <w:rsid w:val="00FF3402"/>
    <w:rsid w:val="00FF3B39"/>
    <w:rsid w:val="0268D198"/>
    <w:rsid w:val="055AA408"/>
    <w:rsid w:val="0694C1E0"/>
    <w:rsid w:val="0CD671D9"/>
    <w:rsid w:val="160AFB07"/>
    <w:rsid w:val="16F89DC3"/>
    <w:rsid w:val="1B7A13C2"/>
    <w:rsid w:val="20F9B6EF"/>
    <w:rsid w:val="2308F78C"/>
    <w:rsid w:val="2DA963F8"/>
    <w:rsid w:val="2E6930FB"/>
    <w:rsid w:val="31884AF7"/>
    <w:rsid w:val="35203FB1"/>
    <w:rsid w:val="435E2BC1"/>
    <w:rsid w:val="46DA2BFA"/>
    <w:rsid w:val="4A49477A"/>
    <w:rsid w:val="4C4DBE00"/>
    <w:rsid w:val="6751A96C"/>
    <w:rsid w:val="68126986"/>
    <w:rsid w:val="6A4DBC39"/>
    <w:rsid w:val="70B3825E"/>
    <w:rsid w:val="7615C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3445"/>
  <w15:chartTrackingRefBased/>
  <w15:docId w15:val="{02FD729B-0C4F-4AF9-9A58-4215D76C4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C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3C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CD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33CD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C40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26C2"/>
    <w:rPr>
      <w:sz w:val="16"/>
      <w:szCs w:val="16"/>
    </w:rPr>
  </w:style>
  <w:style w:type="paragraph" w:styleId="CommentText">
    <w:name w:val="annotation text"/>
    <w:basedOn w:val="Normal"/>
    <w:link w:val="CommentTextChar"/>
    <w:uiPriority w:val="99"/>
    <w:unhideWhenUsed/>
    <w:rsid w:val="006E26C2"/>
    <w:pPr>
      <w:spacing w:line="240" w:lineRule="auto"/>
    </w:pPr>
    <w:rPr>
      <w:sz w:val="20"/>
      <w:szCs w:val="20"/>
    </w:rPr>
  </w:style>
  <w:style w:type="character" w:customStyle="1" w:styleId="CommentTextChar">
    <w:name w:val="Comment Text Char"/>
    <w:basedOn w:val="DefaultParagraphFont"/>
    <w:link w:val="CommentText"/>
    <w:uiPriority w:val="99"/>
    <w:rsid w:val="006E26C2"/>
    <w:rPr>
      <w:sz w:val="20"/>
      <w:szCs w:val="20"/>
    </w:rPr>
  </w:style>
  <w:style w:type="paragraph" w:styleId="CommentSubject">
    <w:name w:val="annotation subject"/>
    <w:basedOn w:val="CommentText"/>
    <w:next w:val="CommentText"/>
    <w:link w:val="CommentSubjectChar"/>
    <w:uiPriority w:val="99"/>
    <w:semiHidden/>
    <w:unhideWhenUsed/>
    <w:rsid w:val="006E26C2"/>
    <w:rPr>
      <w:b/>
      <w:bCs/>
    </w:rPr>
  </w:style>
  <w:style w:type="character" w:customStyle="1" w:styleId="CommentSubjectChar">
    <w:name w:val="Comment Subject Char"/>
    <w:basedOn w:val="CommentTextChar"/>
    <w:link w:val="CommentSubject"/>
    <w:uiPriority w:val="99"/>
    <w:semiHidden/>
    <w:rsid w:val="006E26C2"/>
    <w:rPr>
      <w:b/>
      <w:bCs/>
      <w:sz w:val="20"/>
      <w:szCs w:val="20"/>
    </w:rPr>
  </w:style>
  <w:style w:type="paragraph" w:styleId="ListParagraph">
    <w:name w:val="List Paragraph"/>
    <w:basedOn w:val="Normal"/>
    <w:uiPriority w:val="34"/>
    <w:qFormat/>
    <w:rsid w:val="009806CC"/>
    <w:pPr>
      <w:ind w:left="720"/>
      <w:contextualSpacing/>
    </w:pPr>
  </w:style>
  <w:style w:type="character" w:styleId="PlaceholderText">
    <w:name w:val="Placeholder Text"/>
    <w:basedOn w:val="DefaultParagraphFont"/>
    <w:uiPriority w:val="99"/>
    <w:semiHidden/>
    <w:rsid w:val="00304FB2"/>
    <w:rPr>
      <w:color w:val="808080"/>
    </w:rPr>
  </w:style>
  <w:style w:type="paragraph" w:styleId="TOCHeading">
    <w:name w:val="TOC Heading"/>
    <w:basedOn w:val="Heading1"/>
    <w:next w:val="Normal"/>
    <w:uiPriority w:val="39"/>
    <w:unhideWhenUsed/>
    <w:qFormat/>
    <w:rsid w:val="00FF2FAF"/>
    <w:pPr>
      <w:outlineLvl w:val="9"/>
    </w:pPr>
  </w:style>
  <w:style w:type="paragraph" w:styleId="TOC1">
    <w:name w:val="toc 1"/>
    <w:basedOn w:val="Normal"/>
    <w:next w:val="Normal"/>
    <w:autoRedefine/>
    <w:uiPriority w:val="39"/>
    <w:unhideWhenUsed/>
    <w:rsid w:val="00FF2FAF"/>
    <w:pPr>
      <w:spacing w:after="100"/>
    </w:pPr>
  </w:style>
  <w:style w:type="paragraph" w:styleId="TOC2">
    <w:name w:val="toc 2"/>
    <w:basedOn w:val="Normal"/>
    <w:next w:val="Normal"/>
    <w:autoRedefine/>
    <w:uiPriority w:val="39"/>
    <w:unhideWhenUsed/>
    <w:rsid w:val="00FF2FAF"/>
    <w:pPr>
      <w:spacing w:after="100"/>
      <w:ind w:left="220"/>
    </w:pPr>
  </w:style>
  <w:style w:type="character" w:styleId="Hyperlink">
    <w:name w:val="Hyperlink"/>
    <w:basedOn w:val="DefaultParagraphFont"/>
    <w:uiPriority w:val="99"/>
    <w:unhideWhenUsed/>
    <w:rsid w:val="00FF2FAF"/>
    <w:rPr>
      <w:color w:val="0563C1" w:themeColor="hyperlink"/>
      <w:u w:val="single"/>
    </w:rPr>
  </w:style>
  <w:style w:type="paragraph" w:styleId="Title">
    <w:name w:val="Title"/>
    <w:basedOn w:val="Normal"/>
    <w:next w:val="Normal"/>
    <w:link w:val="TitleChar"/>
    <w:uiPriority w:val="10"/>
    <w:qFormat/>
    <w:rsid w:val="00FF2F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FAF"/>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1232D2"/>
    <w:pPr>
      <w:spacing w:after="200" w:line="240" w:lineRule="auto"/>
    </w:pPr>
    <w:rPr>
      <w:i/>
      <w:iCs/>
      <w:color w:val="44546A" w:themeColor="text2"/>
      <w:sz w:val="18"/>
      <w:szCs w:val="18"/>
    </w:rPr>
  </w:style>
  <w:style w:type="paragraph" w:styleId="Revision">
    <w:name w:val="Revision"/>
    <w:hidden/>
    <w:uiPriority w:val="99"/>
    <w:semiHidden/>
    <w:rsid w:val="00DC5C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358539">
      <w:bodyDiv w:val="1"/>
      <w:marLeft w:val="0"/>
      <w:marRight w:val="0"/>
      <w:marTop w:val="0"/>
      <w:marBottom w:val="0"/>
      <w:divBdr>
        <w:top w:val="none" w:sz="0" w:space="0" w:color="auto"/>
        <w:left w:val="none" w:sz="0" w:space="0" w:color="auto"/>
        <w:bottom w:val="none" w:sz="0" w:space="0" w:color="auto"/>
        <w:right w:val="none" w:sz="0" w:space="0" w:color="auto"/>
      </w:divBdr>
    </w:div>
    <w:div w:id="143369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tiff"/><Relationship Id="rId4" Type="http://schemas.openxmlformats.org/officeDocument/2006/relationships/customXml" Target="../customXml/item4.xml"/><Relationship Id="rId9"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2D0302CE78CC4BB13800D8CA71650E" ma:contentTypeVersion="11" ma:contentTypeDescription="Create a new document." ma:contentTypeScope="" ma:versionID="f2a6e62740645175611e42e0aa2ee0d4">
  <xsd:schema xmlns:xsd="http://www.w3.org/2001/XMLSchema" xmlns:xs="http://www.w3.org/2001/XMLSchema" xmlns:p="http://schemas.microsoft.com/office/2006/metadata/properties" xmlns:ns2="fce774b4-c9d4-4a8f-80fc-e2982472d72a" xmlns:ns3="a2d2812d-be11-456f-89bb-f2744f6d5ca3" targetNamespace="http://schemas.microsoft.com/office/2006/metadata/properties" ma:root="true" ma:fieldsID="9b826cb3f412dd76fe817162839d6b49" ns2:_="" ns3:_="">
    <xsd:import namespace="fce774b4-c9d4-4a8f-80fc-e2982472d72a"/>
    <xsd:import namespace="a2d2812d-be11-456f-89bb-f2744f6d5ca3"/>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File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e774b4-c9d4-4a8f-80fc-e2982472d7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FileDescription" ma:index="18" nillable="true" ma:displayName="File Description" ma:format="Dropdown" ma:internalName="File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d2812d-be11-456f-89bb-f2744f6d5ca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ileDescription xmlns="fce774b4-c9d4-4a8f-80fc-e2982472d72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C730CC-CABE-44E6-BD55-15F64A6A1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e774b4-c9d4-4a8f-80fc-e2982472d72a"/>
    <ds:schemaRef ds:uri="a2d2812d-be11-456f-89bb-f2744f6d5c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BC435F-7829-41CA-9357-3E3BB245523D}">
  <ds:schemaRefs>
    <ds:schemaRef ds:uri="http://schemas.microsoft.com/office/2006/metadata/properties"/>
    <ds:schemaRef ds:uri="http://schemas.microsoft.com/office/infopath/2007/PartnerControls"/>
    <ds:schemaRef ds:uri="fce774b4-c9d4-4a8f-80fc-e2982472d72a"/>
  </ds:schemaRefs>
</ds:datastoreItem>
</file>

<file path=customXml/itemProps3.xml><?xml version="1.0" encoding="utf-8"?>
<ds:datastoreItem xmlns:ds="http://schemas.openxmlformats.org/officeDocument/2006/customXml" ds:itemID="{DCA312BE-4485-44E7-9A50-CF1F99F76A5B}">
  <ds:schemaRefs>
    <ds:schemaRef ds:uri="http://schemas.openxmlformats.org/officeDocument/2006/bibliography"/>
  </ds:schemaRefs>
</ds:datastoreItem>
</file>

<file path=customXml/itemProps4.xml><?xml version="1.0" encoding="utf-8"?>
<ds:datastoreItem xmlns:ds="http://schemas.openxmlformats.org/officeDocument/2006/customXml" ds:itemID="{A2B0ADF6-1A7B-4B70-BD19-6C56455B42D8}">
  <ds:schemaRefs>
    <ds:schemaRef ds:uri="http://schemas.microsoft.com/sharepoint/v3/contenttype/form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261</TotalTime>
  <Pages>14</Pages>
  <Words>5061</Words>
  <Characters>28850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 Michael (NIH/NIAID) [E]</dc:creator>
  <cp:keywords/>
  <dc:description/>
  <cp:lastModifiedBy>Fay, Michael (NIH/NIAID) [E]</cp:lastModifiedBy>
  <cp:revision>66</cp:revision>
  <dcterms:created xsi:type="dcterms:W3CDTF">2025-05-27T15:37:00Z</dcterms:created>
  <dcterms:modified xsi:type="dcterms:W3CDTF">2026-10-08T15:56:00Z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0x0101003A2D0302CE78CC4BB13800D8CA71650E</vt:lpwstr>
  </property>
</Properties>
</file>